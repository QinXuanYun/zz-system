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65" w:line="182" w:lineRule="auto"/>
        <w:ind w:left="1658"/>
        <w:outlineLvl w:val="0"/>
        <w:rPr>
          <w:sz w:val="36"/>
          <w:szCs w:val="36"/>
        </w:rPr>
      </w:pPr>
      <w:r>
        <w:rPr>
          <w:spacing w:val="-2"/>
          <w:sz w:val="36"/>
          <w:szCs w:val="36"/>
        </w:rPr>
        <w:t>【航空装备制造类】专业发展智诊报告</w:t>
      </w:r>
    </w:p>
    <w:p>
      <w:pPr>
        <w:pStyle w:val="2"/>
        <w:spacing w:before="53" w:line="212" w:lineRule="auto"/>
        <w:ind w:left="2137"/>
      </w:pPr>
      <w:r>
        <w:rPr>
          <w:color w:val="808080"/>
          <w:spacing w:val="-2"/>
        </w:rPr>
        <w:t>数据年度：2022学年   |  生成时间</w:t>
      </w:r>
      <w:r>
        <w:rPr>
          <w:color w:val="808080"/>
          <w:spacing w:val="-3"/>
        </w:rPr>
        <w:t>：2026年04月11日</w:t>
      </w:r>
      <w:r>
        <w:rPr>
          <w:color w:val="808080"/>
          <w:spacing w:val="19"/>
        </w:rPr>
        <w:t xml:space="preserve"> </w:t>
      </w:r>
      <w:r>
        <w:rPr>
          <w:color w:val="808080"/>
          <w:spacing w:val="-3"/>
        </w:rPr>
        <w:t>11:25</w:t>
      </w:r>
    </w:p>
    <w:p>
      <w:pPr>
        <w:spacing w:before="86" w:line="40" w:lineRule="exact"/>
      </w:pPr>
      <w:r>
        <w:pict>
          <v:shape id="_x0000_s1026" o:spid="_x0000_s1026" style="height:2pt;width:471.9pt;" filled="f" stroked="t" coordsize="9437,40" path="m20,20l9417,20e">
            <v:fill on="f" focussize="0,0"/>
            <v:stroke weight="2pt" color="#1A1A2E" miterlimit="10" joinstyle="miter" endcap="round"/>
            <v:imagedata o:title=""/>
            <o:lock v:ext="edit"/>
            <w10:wrap type="none"/>
            <w10:anchorlock/>
          </v:shape>
        </w:pict>
      </w:r>
    </w:p>
    <w:p>
      <w:pPr>
        <w:spacing w:line="170" w:lineRule="exact"/>
      </w:pPr>
    </w:p>
    <w:tbl>
      <w:tblPr>
        <w:tblStyle w:val="5"/>
        <w:tblW w:w="8503" w:type="dxa"/>
        <w:tblInd w:w="466" w:type="dxa"/>
        <w:tblBorders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  <w:insideH w:val="single" w:color="DDDDDD" w:sz="8" w:space="0"/>
          <w:insideV w:val="single" w:color="DDDDDD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6"/>
        <w:gridCol w:w="1697"/>
        <w:gridCol w:w="1697"/>
        <w:gridCol w:w="1697"/>
        <w:gridCol w:w="1706"/>
      </w:tblGrid>
      <w:tr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1706" w:type="dxa"/>
            <w:tcBorders>
              <w:right w:val="single" w:color="DDDDDD" w:sz="4" w:space="0"/>
            </w:tcBorders>
            <w:shd w:val="clear" w:color="auto" w:fill="FFF0F0"/>
            <w:vAlign w:val="top"/>
          </w:tcPr>
          <w:p>
            <w:pPr>
              <w:spacing w:before="186" w:line="180" w:lineRule="auto"/>
              <w:ind w:left="371"/>
              <w:rPr>
                <w:rFonts w:ascii="Microsoft JhengHei" w:hAnsi="Microsoft JhengHei" w:eastAsia="Microsoft JhengHei" w:cs="Microsoft JhengHei"/>
                <w:sz w:val="20"/>
                <w:szCs w:val="20"/>
              </w:rPr>
            </w:pPr>
            <w:r>
              <w:rPr>
                <w:rFonts w:ascii="Microsoft JhengHei" w:hAnsi="Microsoft JhengHei" w:eastAsia="Microsoft JhengHei" w:cs="Microsoft JhengHei"/>
                <w:color w:val="D93636"/>
                <w:spacing w:val="-3"/>
                <w:sz w:val="20"/>
                <w:szCs w:val="20"/>
              </w:rPr>
              <w:t>红色</w:t>
            </w:r>
          </w:p>
          <w:p>
            <w:pPr>
              <w:spacing w:before="59" w:line="163" w:lineRule="auto"/>
              <w:ind w:left="119"/>
              <w:rPr>
                <w:rFonts w:ascii="Microsoft JhengHei" w:hAnsi="Microsoft JhengHei" w:eastAsia="Microsoft JhengHei" w:cs="Microsoft JhengHei"/>
                <w:sz w:val="20"/>
                <w:szCs w:val="20"/>
              </w:rPr>
            </w:pPr>
            <w:r>
              <w:rPr>
                <w:rFonts w:ascii="Microsoft JhengHei" w:hAnsi="Microsoft JhengHei" w:eastAsia="Microsoft JhengHei" w:cs="Microsoft JhengHei"/>
                <w:color w:val="D93636"/>
                <w:sz w:val="20"/>
                <w:szCs w:val="20"/>
              </w:rPr>
              <w:t>0</w:t>
            </w:r>
          </w:p>
        </w:tc>
        <w:tc>
          <w:tcPr>
            <w:tcW w:w="1697" w:type="dxa"/>
            <w:tcBorders>
              <w:left w:val="single" w:color="DDDDDD" w:sz="4" w:space="0"/>
              <w:right w:val="single" w:color="DDDDDD" w:sz="4" w:space="0"/>
            </w:tcBorders>
            <w:shd w:val="clear" w:color="auto" w:fill="FFFBE6"/>
            <w:vAlign w:val="top"/>
          </w:tcPr>
          <w:p>
            <w:pPr>
              <w:spacing w:before="187" w:line="180" w:lineRule="auto"/>
              <w:ind w:left="371"/>
              <w:rPr>
                <w:rFonts w:ascii="Microsoft JhengHei" w:hAnsi="Microsoft JhengHei" w:eastAsia="Microsoft JhengHei" w:cs="Microsoft JhengHei"/>
                <w:sz w:val="20"/>
                <w:szCs w:val="20"/>
              </w:rPr>
            </w:pPr>
            <w:r>
              <w:rPr>
                <w:rFonts w:ascii="Microsoft JhengHei" w:hAnsi="Microsoft JhengHei" w:eastAsia="Microsoft JhengHei" w:cs="Microsoft JhengHei"/>
                <w:color w:val="D9A41A"/>
                <w:spacing w:val="-3"/>
                <w:sz w:val="20"/>
                <w:szCs w:val="20"/>
              </w:rPr>
              <w:t>黄色</w:t>
            </w:r>
          </w:p>
          <w:p>
            <w:pPr>
              <w:spacing w:before="60" w:line="162" w:lineRule="auto"/>
              <w:ind w:left="127"/>
              <w:rPr>
                <w:rFonts w:ascii="Microsoft JhengHei" w:hAnsi="Microsoft JhengHei" w:eastAsia="Microsoft JhengHei" w:cs="Microsoft JhengHei"/>
                <w:sz w:val="20"/>
                <w:szCs w:val="20"/>
              </w:rPr>
            </w:pPr>
            <w:r>
              <w:rPr>
                <w:rFonts w:ascii="Microsoft JhengHei" w:hAnsi="Microsoft JhengHei" w:eastAsia="Microsoft JhengHei" w:cs="Microsoft JhengHei"/>
                <w:color w:val="D9A41A"/>
                <w:sz w:val="20"/>
                <w:szCs w:val="20"/>
              </w:rPr>
              <w:t>1</w:t>
            </w:r>
          </w:p>
        </w:tc>
        <w:tc>
          <w:tcPr>
            <w:tcW w:w="1697" w:type="dxa"/>
            <w:tcBorders>
              <w:left w:val="single" w:color="DDDDDD" w:sz="4" w:space="0"/>
              <w:right w:val="single" w:color="DDDDDD" w:sz="4" w:space="0"/>
            </w:tcBorders>
            <w:shd w:val="clear" w:color="auto" w:fill="E6F4FF"/>
            <w:vAlign w:val="top"/>
          </w:tcPr>
          <w:p>
            <w:pPr>
              <w:spacing w:before="186" w:line="180" w:lineRule="auto"/>
              <w:ind w:left="375"/>
              <w:rPr>
                <w:rFonts w:ascii="Microsoft JhengHei" w:hAnsi="Microsoft JhengHei" w:eastAsia="Microsoft JhengHei" w:cs="Microsoft JhengHei"/>
                <w:sz w:val="20"/>
                <w:szCs w:val="20"/>
              </w:rPr>
            </w:pPr>
            <w:r>
              <w:rPr>
                <w:rFonts w:ascii="Microsoft JhengHei" w:hAnsi="Microsoft JhengHei" w:eastAsia="Microsoft JhengHei" w:cs="Microsoft JhengHei"/>
                <w:color w:val="155BBC"/>
                <w:spacing w:val="-3"/>
                <w:sz w:val="20"/>
                <w:szCs w:val="20"/>
              </w:rPr>
              <w:t>蓝色</w:t>
            </w:r>
          </w:p>
          <w:p>
            <w:pPr>
              <w:spacing w:before="59" w:line="163" w:lineRule="auto"/>
              <w:ind w:left="121"/>
              <w:rPr>
                <w:rFonts w:ascii="Microsoft JhengHei" w:hAnsi="Microsoft JhengHei" w:eastAsia="Microsoft JhengHei" w:cs="Microsoft JhengHei"/>
                <w:sz w:val="20"/>
                <w:szCs w:val="20"/>
              </w:rPr>
            </w:pPr>
            <w:r>
              <w:rPr>
                <w:rFonts w:ascii="Microsoft JhengHei" w:hAnsi="Microsoft JhengHei" w:eastAsia="Microsoft JhengHei" w:cs="Microsoft JhengHei"/>
                <w:color w:val="155BBC"/>
                <w:sz w:val="20"/>
                <w:szCs w:val="20"/>
              </w:rPr>
              <w:t>3</w:t>
            </w:r>
          </w:p>
        </w:tc>
        <w:tc>
          <w:tcPr>
            <w:tcW w:w="1697" w:type="dxa"/>
            <w:tcBorders>
              <w:left w:val="single" w:color="DDDDDD" w:sz="4" w:space="0"/>
              <w:right w:val="single" w:color="DDDDDD" w:sz="4" w:space="0"/>
            </w:tcBorders>
            <w:shd w:val="clear" w:color="auto" w:fill="F0FFF0"/>
            <w:vAlign w:val="top"/>
          </w:tcPr>
          <w:p>
            <w:pPr>
              <w:spacing w:before="188" w:line="181" w:lineRule="auto"/>
              <w:ind w:left="379"/>
              <w:rPr>
                <w:rFonts w:ascii="Microsoft JhengHei" w:hAnsi="Microsoft JhengHei" w:eastAsia="Microsoft JhengHei" w:cs="Microsoft JhengHei"/>
                <w:sz w:val="20"/>
                <w:szCs w:val="20"/>
              </w:rPr>
            </w:pPr>
            <w:r>
              <w:rPr>
                <w:rFonts w:ascii="Microsoft JhengHei" w:hAnsi="Microsoft JhengHei" w:eastAsia="Microsoft JhengHei" w:cs="Microsoft JhengHei"/>
                <w:color w:val="2E8B2E"/>
                <w:spacing w:val="-3"/>
                <w:sz w:val="20"/>
                <w:szCs w:val="20"/>
              </w:rPr>
              <w:t>绿色</w:t>
            </w:r>
          </w:p>
          <w:p>
            <w:pPr>
              <w:spacing w:before="56" w:line="163" w:lineRule="auto"/>
              <w:ind w:left="128"/>
              <w:rPr>
                <w:rFonts w:ascii="Microsoft JhengHei" w:hAnsi="Microsoft JhengHei" w:eastAsia="Microsoft JhengHei" w:cs="Microsoft JhengHei"/>
                <w:sz w:val="20"/>
                <w:szCs w:val="20"/>
              </w:rPr>
            </w:pPr>
            <w:r>
              <w:rPr>
                <w:rFonts w:ascii="Microsoft JhengHei" w:hAnsi="Microsoft JhengHei" w:eastAsia="Microsoft JhengHei" w:cs="Microsoft JhengHei"/>
                <w:color w:val="2E8B2E"/>
                <w:sz w:val="20"/>
                <w:szCs w:val="20"/>
              </w:rPr>
              <w:t>6</w:t>
            </w:r>
          </w:p>
        </w:tc>
        <w:tc>
          <w:tcPr>
            <w:tcW w:w="1706" w:type="dxa"/>
            <w:tcBorders>
              <w:left w:val="single" w:color="DDDDDD" w:sz="4" w:space="0"/>
            </w:tcBorders>
            <w:vAlign w:val="top"/>
          </w:tcPr>
          <w:p>
            <w:pPr>
              <w:spacing w:before="186" w:line="210" w:lineRule="auto"/>
              <w:ind w:left="380"/>
              <w:rPr>
                <w:rFonts w:ascii="Microsoft JhengHei" w:hAnsi="Microsoft JhengHei" w:eastAsia="Microsoft JhengHei" w:cs="Microsoft JhengHei"/>
                <w:sz w:val="20"/>
                <w:szCs w:val="20"/>
              </w:rPr>
            </w:pPr>
            <w:r>
              <w:rPr>
                <w:rFonts w:ascii="Microsoft JhengHei" w:hAnsi="Microsoft JhengHei" w:eastAsia="Microsoft JhengHei" w:cs="Microsoft JhengHei"/>
                <w:spacing w:val="-2"/>
                <w:sz w:val="20"/>
                <w:szCs w:val="20"/>
              </w:rPr>
              <w:t>健康度</w:t>
            </w:r>
          </w:p>
          <w:p>
            <w:pPr>
              <w:spacing w:line="178" w:lineRule="auto"/>
              <w:ind w:left="131"/>
              <w:rPr>
                <w:rFonts w:ascii="Microsoft JhengHei" w:hAnsi="Microsoft JhengHei" w:eastAsia="Microsoft JhengHei" w:cs="Microsoft JhengHei"/>
                <w:sz w:val="20"/>
                <w:szCs w:val="20"/>
              </w:rPr>
            </w:pPr>
            <w:r>
              <w:rPr>
                <w:rFonts w:ascii="Microsoft JhengHei" w:hAnsi="Microsoft JhengHei" w:eastAsia="Microsoft JhengHei" w:cs="Microsoft JhengHei"/>
                <w:spacing w:val="-4"/>
                <w:sz w:val="20"/>
                <w:szCs w:val="20"/>
              </w:rPr>
              <w:t>89.0分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pStyle w:val="2"/>
        <w:spacing w:before="112" w:line="185" w:lineRule="auto"/>
        <w:ind w:left="41"/>
        <w:rPr>
          <w:sz w:val="26"/>
          <w:szCs w:val="26"/>
        </w:rPr>
      </w:pPr>
      <w:r>
        <w:rPr>
          <w:color w:val="1A1A2E"/>
          <w:spacing w:val="-5"/>
          <w:sz w:val="26"/>
          <w:szCs w:val="26"/>
        </w:rPr>
        <w:t>一、总体评价</w:t>
      </w:r>
    </w:p>
    <w:p>
      <w:pPr>
        <w:pStyle w:val="2"/>
        <w:spacing w:before="121" w:line="381" w:lineRule="exact"/>
        <w:ind w:left="28"/>
        <w:rPr>
          <w:rFonts w:hint="eastAsia" w:eastAsia="宋体"/>
          <w:lang w:val="en-US" w:eastAsia="zh-CN"/>
        </w:rPr>
      </w:pPr>
      <w:r>
        <w:rPr>
          <w:spacing w:val="-1"/>
          <w:position w:val="13"/>
        </w:rPr>
        <w:t>本专业共监测10项核心指标，其中绿色6项、</w:t>
      </w:r>
      <w:r>
        <w:rPr>
          <w:spacing w:val="-2"/>
          <w:position w:val="13"/>
        </w:rPr>
        <w:t>蓝色3项、黄色1项、红色0项。综合健康度得分：89.0分</w:t>
      </w:r>
      <w:r>
        <w:rPr>
          <w:rFonts w:hint="eastAsia" w:eastAsia="宋体"/>
          <w:spacing w:val="-2"/>
          <w:position w:val="13"/>
          <w:lang w:eastAsia="zh-CN"/>
        </w:rPr>
        <w:t>。</w:t>
      </w:r>
    </w:p>
    <w:p>
      <w:pPr>
        <w:pStyle w:val="2"/>
        <w:spacing w:before="121" w:line="381" w:lineRule="exact"/>
        <w:ind w:left="28"/>
        <w:rPr>
          <w:spacing w:val="-1"/>
          <w:position w:val="13"/>
        </w:rPr>
      </w:pPr>
      <w:r>
        <w:rPr>
          <w:rFonts w:hint="eastAsia"/>
          <w:color w:val="FF0000"/>
          <w:spacing w:val="-1"/>
          <w:position w:val="13"/>
          <w:lang w:val="en-US" w:eastAsia="zh-CN"/>
        </w:rPr>
        <w:t>专业综合排名第1。</w:t>
      </w:r>
      <w:r>
        <w:rPr>
          <w:spacing w:val="-1"/>
          <w:position w:val="13"/>
        </w:rPr>
        <w:t>总体评价：优秀。该专业整体发展状况良好，各项指标表现稳定。</w:t>
      </w:r>
    </w:p>
    <w:p>
      <w:pPr>
        <w:pStyle w:val="2"/>
        <w:spacing w:before="121" w:line="381" w:lineRule="exact"/>
        <w:ind w:left="28"/>
        <w:rPr>
          <w:spacing w:val="-1"/>
          <w:position w:val="13"/>
        </w:rPr>
      </w:pPr>
      <w:r>
        <w:rPr>
          <w:rFonts w:hint="eastAsia" w:eastAsia="宋体"/>
          <w:color w:val="FF0000"/>
          <w:spacing w:val="-1"/>
          <w:position w:val="13"/>
          <w:lang w:val="en-US" w:eastAsia="zh-CN"/>
        </w:rPr>
        <w:t>本专业较上一学年综合健康度得分增加/减少X分，排名上升/下降X个名次。</w:t>
      </w:r>
    </w:p>
    <w:p>
      <w:pPr>
        <w:pStyle w:val="2"/>
        <w:spacing w:before="286" w:line="184" w:lineRule="auto"/>
        <w:ind w:left="34"/>
        <w:rPr>
          <w:sz w:val="26"/>
          <w:szCs w:val="26"/>
        </w:rPr>
      </w:pPr>
      <w:r>
        <w:rPr>
          <w:color w:val="1A1A2E"/>
          <w:spacing w:val="-2"/>
          <w:sz w:val="26"/>
          <w:szCs w:val="26"/>
        </w:rPr>
        <w:t>二、各指标</w:t>
      </w:r>
      <w:del w:id="0" w:author="小鑫鑫" w:date="2026-04-11T11:35:05Z">
        <w:r>
          <w:rPr>
            <w:rFonts w:hint="default"/>
            <w:color w:val="1A1A2E"/>
            <w:spacing w:val="-2"/>
            <w:sz w:val="26"/>
            <w:szCs w:val="26"/>
            <w:lang w:val="en-US"/>
          </w:rPr>
          <w:delText>预警</w:delText>
        </w:r>
      </w:del>
      <w:ins w:id="1" w:author="小鑫鑫" w:date="2026-04-11T11:35:05Z">
        <w:r>
          <w:rPr>
            <w:rFonts w:hint="eastAsia" w:eastAsia="宋体"/>
            <w:color w:val="1A1A2E"/>
            <w:spacing w:val="-2"/>
            <w:sz w:val="26"/>
            <w:szCs w:val="26"/>
            <w:lang w:val="en-US" w:eastAsia="zh-CN"/>
          </w:rPr>
          <w:t>表现</w:t>
        </w:r>
      </w:ins>
      <w:r>
        <w:rPr>
          <w:color w:val="1A1A2E"/>
          <w:spacing w:val="-2"/>
          <w:sz w:val="26"/>
          <w:szCs w:val="26"/>
        </w:rPr>
        <w:t>情况</w:t>
      </w:r>
    </w:p>
    <w:p>
      <w:pPr>
        <w:pStyle w:val="2"/>
        <w:spacing w:before="129" w:line="174" w:lineRule="auto"/>
        <w:ind w:left="34"/>
        <w:rPr>
          <w:ins w:id="3" w:author="小鑫鑫" w:date="2026-04-11T11:35:16Z"/>
          <w:rFonts w:hint="default" w:eastAsia="Microsoft JhengHei"/>
          <w:color w:val="D9A41A"/>
          <w:spacing w:val="-1"/>
          <w:lang w:val="en-US" w:eastAsia="zh-CN"/>
          <w:rPrChange w:id="4" w:author="小鑫鑫" w:date="2026-04-11T11:47:14Z">
            <w:rPr>
              <w:ins w:id="5" w:author="小鑫鑫" w:date="2026-04-11T11:35:16Z"/>
              <w:rFonts w:hint="default" w:eastAsia="宋体"/>
              <w:color w:val="D9A41A"/>
              <w:spacing w:val="-5"/>
              <w:lang w:val="en-US" w:eastAsia="zh-CN"/>
            </w:rPr>
          </w:rPrChange>
        </w:rPr>
        <w:pPrChange w:id="2" w:author="小鑫鑫" w:date="2026-04-11T11:47:14Z">
          <w:pPr>
            <w:pStyle w:val="2"/>
            <w:spacing w:before="124" w:line="174" w:lineRule="auto"/>
            <w:ind w:left="281"/>
          </w:pPr>
        </w:pPrChange>
      </w:pPr>
      <w:ins w:id="6" w:author="小鑫鑫" w:date="2026-04-11T11:35:19Z">
        <w:r>
          <w:rPr>
            <w:rFonts w:hint="default" w:eastAsia="Microsoft JhengHei"/>
            <w:color w:val="D9A41A"/>
            <w:spacing w:val="-1"/>
            <w:lang w:val="en-US" w:eastAsia="zh-CN"/>
            <w:rPrChange w:id="7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本专业</w:t>
        </w:r>
      </w:ins>
      <w:ins w:id="9" w:author="小鑫鑫" w:date="2026-04-11T11:35:21Z">
        <w:r>
          <w:rPr>
            <w:rFonts w:hint="default" w:eastAsia="Microsoft JhengHei"/>
            <w:color w:val="D9A41A"/>
            <w:spacing w:val="-1"/>
            <w:lang w:val="en-US" w:eastAsia="zh-CN"/>
            <w:rPrChange w:id="10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共有</w:t>
        </w:r>
      </w:ins>
      <w:ins w:id="12" w:author="小鑫鑫" w:date="2026-04-11T11:35:22Z">
        <w:r>
          <w:rPr>
            <w:rFonts w:hint="default" w:eastAsia="Microsoft JhengHei"/>
            <w:color w:val="D9A41A"/>
            <w:spacing w:val="-1"/>
            <w:lang w:val="en-US" w:eastAsia="zh-CN"/>
            <w:rPrChange w:id="13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X</w:t>
        </w:r>
      </w:ins>
      <w:ins w:id="15" w:author="小鑫鑫" w:date="2026-04-11T11:35:23Z">
        <w:r>
          <w:rPr>
            <w:rFonts w:hint="default" w:eastAsia="Microsoft JhengHei"/>
            <w:color w:val="D9A41A"/>
            <w:spacing w:val="-1"/>
            <w:lang w:val="en-US" w:eastAsia="zh-CN"/>
            <w:rPrChange w:id="16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个</w:t>
        </w:r>
      </w:ins>
      <w:ins w:id="18" w:author="小鑫鑫" w:date="2026-04-11T11:35:24Z">
        <w:r>
          <w:rPr>
            <w:rFonts w:hint="default" w:eastAsia="Microsoft JhengHei"/>
            <w:color w:val="D9A41A"/>
            <w:spacing w:val="-1"/>
            <w:lang w:val="en-US" w:eastAsia="zh-CN"/>
            <w:rPrChange w:id="19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指标</w:t>
        </w:r>
      </w:ins>
      <w:ins w:id="21" w:author="小鑫鑫" w:date="2026-04-11T11:35:56Z">
        <w:r>
          <w:rPr>
            <w:rFonts w:hint="default" w:eastAsia="Microsoft JhengHei"/>
            <w:color w:val="D9A41A"/>
            <w:spacing w:val="-1"/>
            <w:lang w:val="en-US" w:eastAsia="zh-CN"/>
            <w:rPrChange w:id="22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在</w:t>
        </w:r>
      </w:ins>
      <w:ins w:id="24" w:author="小鑫鑫" w:date="2026-04-11T11:44:12Z">
        <w:r>
          <w:rPr>
            <w:rFonts w:hint="default" w:eastAsia="Microsoft JhengHei"/>
            <w:color w:val="D9A41A"/>
            <w:spacing w:val="-1"/>
            <w:lang w:val="en-US" w:eastAsia="zh-CN"/>
            <w:rPrChange w:id="25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各</w:t>
        </w:r>
      </w:ins>
      <w:ins w:id="27" w:author="小鑫鑫" w:date="2026-04-11T11:35:35Z">
        <w:r>
          <w:rPr>
            <w:rFonts w:hint="default" w:eastAsia="Microsoft JhengHei"/>
            <w:color w:val="D9A41A"/>
            <w:spacing w:val="-1"/>
            <w:lang w:val="en-US" w:eastAsia="zh-CN"/>
            <w:rPrChange w:id="28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专业</w:t>
        </w:r>
      </w:ins>
      <w:ins w:id="30" w:author="小鑫鑫" w:date="2026-04-11T11:35:58Z">
        <w:r>
          <w:rPr>
            <w:rFonts w:hint="default" w:eastAsia="Microsoft JhengHei"/>
            <w:color w:val="D9A41A"/>
            <w:spacing w:val="-1"/>
            <w:lang w:val="en-US" w:eastAsia="zh-CN"/>
            <w:rPrChange w:id="31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中</w:t>
        </w:r>
      </w:ins>
      <w:ins w:id="33" w:author="小鑫鑫" w:date="2026-04-11T11:36:05Z">
        <w:r>
          <w:rPr>
            <w:rFonts w:hint="default" w:eastAsia="Microsoft JhengHei"/>
            <w:color w:val="D9A41A"/>
            <w:spacing w:val="-1"/>
            <w:lang w:val="en-US" w:eastAsia="zh-CN"/>
            <w:rPrChange w:id="34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取得了</w:t>
        </w:r>
      </w:ins>
      <w:ins w:id="36" w:author="小鑫鑫" w:date="2026-04-11T11:36:06Z">
        <w:r>
          <w:rPr>
            <w:rFonts w:hint="default" w:eastAsia="Microsoft JhengHei"/>
            <w:color w:val="D9A41A"/>
            <w:spacing w:val="-1"/>
            <w:lang w:val="en-US" w:eastAsia="zh-CN"/>
            <w:rPrChange w:id="37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最高分</w:t>
        </w:r>
      </w:ins>
      <w:ins w:id="39" w:author="小鑫鑫" w:date="2026-04-11T11:36:15Z">
        <w:r>
          <w:rPr>
            <w:rFonts w:hint="default" w:eastAsia="Microsoft JhengHei"/>
            <w:color w:val="D9A41A"/>
            <w:spacing w:val="-1"/>
            <w:lang w:val="en-US" w:eastAsia="zh-CN"/>
            <w:rPrChange w:id="40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，</w:t>
        </w:r>
      </w:ins>
      <w:ins w:id="42" w:author="小鑫鑫" w:date="2026-04-11T11:36:17Z">
        <w:r>
          <w:rPr>
            <w:rFonts w:hint="default" w:eastAsia="Microsoft JhengHei"/>
            <w:color w:val="D9A41A"/>
            <w:spacing w:val="-1"/>
            <w:lang w:val="en-US" w:eastAsia="zh-CN"/>
            <w:rPrChange w:id="43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共有</w:t>
        </w:r>
      </w:ins>
      <w:ins w:id="45" w:author="小鑫鑫" w:date="2026-04-11T11:36:20Z">
        <w:r>
          <w:rPr>
            <w:rFonts w:hint="default" w:eastAsia="Microsoft JhengHei"/>
            <w:color w:val="D9A41A"/>
            <w:spacing w:val="-1"/>
            <w:lang w:val="en-US" w:eastAsia="zh-CN"/>
            <w:rPrChange w:id="46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X个指标</w:t>
        </w:r>
      </w:ins>
      <w:ins w:id="48" w:author="小鑫鑫" w:date="2026-04-11T11:36:22Z">
        <w:r>
          <w:rPr>
            <w:rFonts w:hint="default" w:eastAsia="Microsoft JhengHei"/>
            <w:color w:val="D9A41A"/>
            <w:spacing w:val="-1"/>
            <w:lang w:val="en-US" w:eastAsia="zh-CN"/>
            <w:rPrChange w:id="49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在</w:t>
        </w:r>
      </w:ins>
      <w:ins w:id="51" w:author="小鑫鑫" w:date="2026-04-11T11:44:16Z">
        <w:r>
          <w:rPr>
            <w:rFonts w:hint="default" w:eastAsia="Microsoft JhengHei"/>
            <w:color w:val="D9A41A"/>
            <w:spacing w:val="-1"/>
            <w:lang w:val="en-US" w:eastAsia="zh-CN"/>
            <w:rPrChange w:id="52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各</w:t>
        </w:r>
      </w:ins>
      <w:ins w:id="54" w:author="小鑫鑫" w:date="2026-04-11T11:36:24Z">
        <w:r>
          <w:rPr>
            <w:rFonts w:hint="default" w:eastAsia="Microsoft JhengHei"/>
            <w:color w:val="D9A41A"/>
            <w:spacing w:val="-1"/>
            <w:lang w:val="en-US" w:eastAsia="zh-CN"/>
            <w:rPrChange w:id="55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专业</w:t>
        </w:r>
      </w:ins>
      <w:ins w:id="57" w:author="小鑫鑫" w:date="2026-04-11T11:36:25Z">
        <w:r>
          <w:rPr>
            <w:rFonts w:hint="default" w:eastAsia="Microsoft JhengHei"/>
            <w:color w:val="D9A41A"/>
            <w:spacing w:val="-1"/>
            <w:lang w:val="en-US" w:eastAsia="zh-CN"/>
            <w:rPrChange w:id="58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中</w:t>
        </w:r>
      </w:ins>
      <w:ins w:id="60" w:author="小鑫鑫" w:date="2026-04-11T11:36:26Z">
        <w:r>
          <w:rPr>
            <w:rFonts w:hint="default" w:eastAsia="Microsoft JhengHei"/>
            <w:color w:val="D9A41A"/>
            <w:spacing w:val="-1"/>
            <w:lang w:val="en-US" w:eastAsia="zh-CN"/>
            <w:rPrChange w:id="61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取得了</w:t>
        </w:r>
      </w:ins>
      <w:ins w:id="63" w:author="小鑫鑫" w:date="2026-04-11T11:36:28Z">
        <w:r>
          <w:rPr>
            <w:rFonts w:hint="default" w:eastAsia="Microsoft JhengHei"/>
            <w:color w:val="D9A41A"/>
            <w:spacing w:val="-1"/>
            <w:lang w:val="en-US" w:eastAsia="zh-CN"/>
            <w:rPrChange w:id="64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最低分</w:t>
        </w:r>
      </w:ins>
      <w:ins w:id="66" w:author="小鑫鑫" w:date="2026-04-11T11:41:17Z">
        <w:r>
          <w:rPr>
            <w:rFonts w:hint="default" w:eastAsia="Microsoft JhengHei"/>
            <w:color w:val="D9A41A"/>
            <w:spacing w:val="-1"/>
            <w:lang w:val="en-US" w:eastAsia="zh-CN"/>
            <w:rPrChange w:id="67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，</w:t>
        </w:r>
      </w:ins>
      <w:ins w:id="69" w:author="小鑫鑫" w:date="2026-04-11T11:41:20Z">
        <w:r>
          <w:rPr>
            <w:rFonts w:hint="default" w:eastAsia="Microsoft JhengHei"/>
            <w:color w:val="D9A41A"/>
            <w:spacing w:val="-1"/>
            <w:lang w:val="en-US" w:eastAsia="zh-CN"/>
            <w:rPrChange w:id="70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共有</w:t>
        </w:r>
      </w:ins>
      <w:ins w:id="72" w:author="小鑫鑫" w:date="2026-04-11T11:41:22Z">
        <w:r>
          <w:rPr>
            <w:rFonts w:hint="default" w:eastAsia="Microsoft JhengHei"/>
            <w:color w:val="D9A41A"/>
            <w:spacing w:val="-1"/>
            <w:lang w:val="en-US" w:eastAsia="zh-CN"/>
            <w:rPrChange w:id="73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X</w:t>
        </w:r>
      </w:ins>
      <w:ins w:id="75" w:author="小鑫鑫" w:date="2026-04-11T11:41:29Z">
        <w:r>
          <w:rPr>
            <w:rFonts w:hint="default" w:eastAsia="Microsoft JhengHei"/>
            <w:color w:val="D9A41A"/>
            <w:spacing w:val="-1"/>
            <w:lang w:val="en-US" w:eastAsia="zh-CN"/>
            <w:rPrChange w:id="76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个</w:t>
        </w:r>
      </w:ins>
      <w:ins w:id="78" w:author="小鑫鑫" w:date="2026-04-11T11:41:30Z">
        <w:r>
          <w:rPr>
            <w:rFonts w:hint="default" w:eastAsia="Microsoft JhengHei"/>
            <w:color w:val="D9A41A"/>
            <w:spacing w:val="-1"/>
            <w:lang w:val="en-US" w:eastAsia="zh-CN"/>
            <w:rPrChange w:id="79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指标</w:t>
        </w:r>
      </w:ins>
      <w:ins w:id="81" w:author="小鑫鑫" w:date="2026-04-11T11:41:32Z">
        <w:r>
          <w:rPr>
            <w:rFonts w:hint="default" w:eastAsia="Microsoft JhengHei"/>
            <w:color w:val="D9A41A"/>
            <w:spacing w:val="-1"/>
            <w:lang w:val="en-US" w:eastAsia="zh-CN"/>
            <w:rPrChange w:id="82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未</w:t>
        </w:r>
      </w:ins>
      <w:ins w:id="84" w:author="小鑫鑫" w:date="2026-04-11T11:41:36Z">
        <w:r>
          <w:rPr>
            <w:rFonts w:hint="default" w:eastAsia="Microsoft JhengHei"/>
            <w:color w:val="D9A41A"/>
            <w:spacing w:val="-1"/>
            <w:lang w:val="en-US" w:eastAsia="zh-CN"/>
            <w:rPrChange w:id="85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得分</w:t>
        </w:r>
      </w:ins>
      <w:ins w:id="87" w:author="小鑫鑫" w:date="2026-04-11T11:41:56Z">
        <w:r>
          <w:rPr>
            <w:rFonts w:hint="default" w:eastAsia="Microsoft JhengHei"/>
            <w:color w:val="D9A41A"/>
            <w:spacing w:val="-1"/>
            <w:lang w:val="en-US" w:eastAsia="zh-CN"/>
            <w:rPrChange w:id="88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。</w:t>
        </w:r>
      </w:ins>
    </w:p>
    <w:p>
      <w:pPr>
        <w:pStyle w:val="2"/>
        <w:autoSpaceDE/>
        <w:autoSpaceDN/>
        <w:spacing w:before="129" w:line="176" w:lineRule="auto"/>
        <w:ind w:left="0" w:firstLine="297" w:firstLineChars="150"/>
        <w:rPr>
          <w:ins w:id="91" w:author="小鑫鑫" w:date="2026-04-11T11:43:34Z"/>
          <w:rFonts w:hint="default" w:eastAsia="Microsoft JhengHei"/>
          <w:color w:val="D9A41A"/>
          <w:spacing w:val="-1"/>
          <w:lang w:val="en-US" w:eastAsia="zh-CN"/>
          <w:rPrChange w:id="92" w:author="小鑫鑫" w:date="2026-04-11T11:47:14Z">
            <w:rPr>
              <w:ins w:id="93" w:author="小鑫鑫" w:date="2026-04-11T11:43:34Z"/>
              <w:rFonts w:hint="eastAsia" w:eastAsia="宋体"/>
              <w:color w:val="D9A41A"/>
              <w:spacing w:val="-5"/>
              <w:lang w:val="en-US" w:eastAsia="zh-CN"/>
            </w:rPr>
          </w:rPrChange>
        </w:rPr>
        <w:pPrChange w:id="90" w:author="小鑫鑫" w:date="2026-04-11T11:47:58Z">
          <w:pPr>
            <w:pStyle w:val="2"/>
            <w:spacing w:before="124" w:line="174" w:lineRule="auto"/>
            <w:ind w:left="281"/>
          </w:pPr>
        </w:pPrChange>
      </w:pPr>
      <w:ins w:id="94" w:author="小鑫鑫" w:date="2026-04-11T11:43:22Z">
        <w:r>
          <w:rPr>
            <w:rFonts w:hint="default" w:eastAsia="Microsoft JhengHei"/>
            <w:color w:val="D9A41A"/>
            <w:spacing w:val="-1"/>
            <w:lang w:val="en-US" w:eastAsia="zh-CN"/>
            <w:rPrChange w:id="95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红色</w:t>
        </w:r>
      </w:ins>
      <w:ins w:id="97" w:author="小鑫鑫" w:date="2026-04-11T11:43:23Z">
        <w:r>
          <w:rPr>
            <w:rFonts w:hint="default" w:eastAsia="Microsoft JhengHei"/>
            <w:color w:val="D9A41A"/>
            <w:spacing w:val="-1"/>
            <w:lang w:val="en-US" w:eastAsia="zh-CN"/>
            <w:rPrChange w:id="98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预警</w:t>
        </w:r>
      </w:ins>
      <w:ins w:id="100" w:author="小鑫鑫" w:date="2026-04-11T11:43:26Z">
        <w:r>
          <w:rPr>
            <w:rFonts w:hint="default" w:eastAsia="Microsoft JhengHei"/>
            <w:color w:val="D9A41A"/>
            <w:spacing w:val="-1"/>
            <w:lang w:val="en-US" w:eastAsia="zh-CN"/>
            <w:rPrChange w:id="101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指标</w:t>
        </w:r>
      </w:ins>
      <w:ins w:id="103" w:author="小鑫鑫" w:date="2026-04-11T11:43:27Z">
        <w:r>
          <w:rPr>
            <w:rFonts w:hint="default" w:eastAsia="Microsoft JhengHei"/>
            <w:color w:val="D9A41A"/>
            <w:spacing w:val="-1"/>
            <w:lang w:val="en-US" w:eastAsia="zh-CN"/>
            <w:rPrChange w:id="104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（</w:t>
        </w:r>
      </w:ins>
      <w:ins w:id="106" w:author="小鑫鑫" w:date="2026-04-11T11:43:30Z">
        <w:r>
          <w:rPr>
            <w:rFonts w:hint="default" w:eastAsia="Microsoft JhengHei"/>
            <w:color w:val="D9A41A"/>
            <w:spacing w:val="-1"/>
            <w:lang w:val="en-US" w:eastAsia="zh-CN"/>
            <w:rPrChange w:id="107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X</w:t>
        </w:r>
      </w:ins>
      <w:ins w:id="109" w:author="小鑫鑫" w:date="2026-04-11T11:43:31Z">
        <w:r>
          <w:rPr>
            <w:rFonts w:hint="default" w:eastAsia="Microsoft JhengHei"/>
            <w:color w:val="D9A41A"/>
            <w:spacing w:val="-1"/>
            <w:lang w:val="en-US" w:eastAsia="zh-CN"/>
            <w:rPrChange w:id="110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项</w:t>
        </w:r>
      </w:ins>
      <w:ins w:id="112" w:author="小鑫鑫" w:date="2026-04-11T11:43:32Z">
        <w:r>
          <w:rPr>
            <w:rFonts w:hint="default" w:eastAsia="Microsoft JhengHei"/>
            <w:color w:val="D9A41A"/>
            <w:spacing w:val="-1"/>
            <w:lang w:val="en-US" w:eastAsia="zh-CN"/>
            <w:rPrChange w:id="113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）</w:t>
        </w:r>
      </w:ins>
      <w:ins w:id="115" w:author="小鑫鑫" w:date="2026-04-11T11:43:33Z">
        <w:r>
          <w:rPr>
            <w:rFonts w:hint="default" w:eastAsia="Microsoft JhengHei"/>
            <w:color w:val="D9A41A"/>
            <w:spacing w:val="-1"/>
            <w:lang w:val="en-US" w:eastAsia="zh-CN"/>
            <w:rPrChange w:id="116" w:author="小鑫鑫" w:date="2026-04-11T11:47:14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：</w:t>
        </w:r>
      </w:ins>
    </w:p>
    <w:p>
      <w:pPr>
        <w:pStyle w:val="2"/>
        <w:spacing w:before="121" w:line="381" w:lineRule="exact"/>
        <w:ind w:left="28"/>
        <w:rPr>
          <w:ins w:id="119" w:author="小鑫鑫" w:date="2026-04-11T11:54:57Z"/>
          <w:rFonts w:hint="default" w:eastAsia="Microsoft JhengHei"/>
          <w:color w:val="000000"/>
          <w:spacing w:val="-1"/>
          <w:position w:val="13"/>
          <w:lang w:val="en-US" w:eastAsia="zh-CN"/>
          <w:rPrChange w:id="120" w:author="小鑫鑫" w:date="2026-04-11T12:00:26Z">
            <w:rPr>
              <w:ins w:id="121" w:author="小鑫鑫" w:date="2026-04-11T11:54:57Z"/>
              <w:rFonts w:hint="default" w:eastAsia="Microsoft JhengHei"/>
              <w:color w:val="D9A41A"/>
              <w:spacing w:val="-1"/>
              <w:lang w:val="en-US" w:eastAsia="zh-CN"/>
            </w:rPr>
          </w:rPrChange>
        </w:rPr>
        <w:pPrChange w:id="118" w:author="小鑫鑫" w:date="2026-04-11T12:00:26Z">
          <w:pPr>
            <w:pStyle w:val="2"/>
            <w:spacing w:before="124" w:line="174" w:lineRule="auto"/>
            <w:ind w:left="281"/>
          </w:pPr>
        </w:pPrChange>
      </w:pPr>
      <w:ins w:id="122" w:author="小鑫鑫" w:date="2026-04-11T11:47:45Z">
        <w:r>
          <w:rPr>
            <w:color w:val="000000"/>
            <w:spacing w:val="-1"/>
            <w:position w:val="13"/>
            <w:rPrChange w:id="123" w:author="小鑫鑫" w:date="2026-04-11T12:00:26Z">
              <w:rPr>
                <w:color w:val="D9A41A"/>
                <w:spacing w:val="-1"/>
              </w:rPr>
            </w:rPrChange>
          </w:rPr>
          <w:t>•</w:t>
        </w:r>
      </w:ins>
      <w:ins w:id="125" w:author="小鑫鑫" w:date="2026-04-11T11:47:48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26" w:author="小鑫鑫" w:date="2026-04-11T12:00:26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 xml:space="preserve"> </w:t>
        </w:r>
      </w:ins>
      <w:ins w:id="128" w:author="小鑫鑫" w:date="2026-04-11T11:43:42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29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X</w:t>
        </w:r>
      </w:ins>
      <w:ins w:id="131" w:author="小鑫鑫" w:date="2026-04-11T11:43:43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32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XX</w:t>
        </w:r>
      </w:ins>
      <w:ins w:id="134" w:author="小鑫鑫" w:date="2026-04-11T11:44:45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35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（</w:t>
        </w:r>
      </w:ins>
      <w:ins w:id="137" w:author="小鑫鑫" w:date="2026-04-11T11:44:47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38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指标</w:t>
        </w:r>
      </w:ins>
      <w:ins w:id="140" w:author="小鑫鑫" w:date="2026-04-11T11:44:48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41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名称</w:t>
        </w:r>
      </w:ins>
      <w:ins w:id="143" w:author="小鑫鑫" w:date="2026-04-11T11:44:49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44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）</w:t>
        </w:r>
      </w:ins>
      <w:ins w:id="146" w:author="小鑫鑫" w:date="2026-04-11T11:43:44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47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：</w:t>
        </w:r>
      </w:ins>
      <w:ins w:id="149" w:author="小鑫鑫" w:date="2026-04-11T11:43:48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50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X</w:t>
        </w:r>
      </w:ins>
      <w:ins w:id="152" w:author="小鑫鑫" w:date="2026-04-11T11:43:50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53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%</w:t>
        </w:r>
      </w:ins>
      <w:ins w:id="155" w:author="小鑫鑫" w:date="2026-04-11T11:44:30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56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，</w:t>
        </w:r>
      </w:ins>
      <w:ins w:id="158" w:author="小鑫鑫" w:date="2026-04-11T11:45:55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59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数据不在</w:t>
        </w:r>
      </w:ins>
      <w:ins w:id="161" w:author="小鑫鑫" w:date="2026-04-11T11:45:56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62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正常</w:t>
        </w:r>
      </w:ins>
      <w:ins w:id="164" w:author="小鑫鑫" w:date="2026-04-11T11:45:57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65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范围</w:t>
        </w:r>
      </w:ins>
      <w:ins w:id="167" w:author="小鑫鑫" w:date="2026-04-11T11:45:58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68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内，</w:t>
        </w:r>
      </w:ins>
      <w:ins w:id="170" w:author="小鑫鑫" w:date="2026-04-11T11:46:00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71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建议</w:t>
        </w:r>
      </w:ins>
      <w:ins w:id="173" w:author="小鑫鑫" w:date="2026-04-11T11:46:18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74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立刻</w:t>
        </w:r>
      </w:ins>
      <w:ins w:id="176" w:author="小鑫鑫" w:date="2026-04-11T11:46:19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77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采取</w:t>
        </w:r>
      </w:ins>
      <w:ins w:id="179" w:author="小鑫鑫" w:date="2026-04-11T11:46:25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80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行动</w:t>
        </w:r>
      </w:ins>
      <w:ins w:id="182" w:author="小鑫鑫" w:date="2026-04-11T11:46:29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83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，</w:t>
        </w:r>
      </w:ins>
      <w:ins w:id="185" w:author="小鑫鑫" w:date="2026-04-11T11:46:38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86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扭转</w:t>
        </w:r>
      </w:ins>
      <w:ins w:id="188" w:author="小鑫鑫" w:date="2026-04-11T11:46:52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89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表现</w:t>
        </w:r>
      </w:ins>
      <w:ins w:id="191" w:author="小鑫鑫" w:date="2026-04-11T11:46:53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92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不佳</w:t>
        </w:r>
      </w:ins>
      <w:ins w:id="194" w:author="小鑫鑫" w:date="2026-04-11T11:46:58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95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的</w:t>
        </w:r>
      </w:ins>
      <w:ins w:id="197" w:author="小鑫鑫" w:date="2026-04-11T11:47:01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198" w:author="小鑫鑫" w:date="2026-04-11T12:00:26Z">
              <w:rPr>
                <w:rFonts w:hint="eastAsia" w:eastAsia="宋体"/>
                <w:color w:val="D9A41A"/>
                <w:spacing w:val="-5"/>
                <w:lang w:val="en-US" w:eastAsia="zh-CN"/>
              </w:rPr>
            </w:rPrChange>
          </w:rPr>
          <w:t>态势。</w:t>
        </w:r>
      </w:ins>
    </w:p>
    <w:p>
      <w:pPr>
        <w:pStyle w:val="2"/>
        <w:spacing w:before="121" w:line="381" w:lineRule="exact"/>
        <w:ind w:left="28"/>
        <w:rPr>
          <w:ins w:id="201" w:author="小鑫鑫" w:date="2026-04-11T11:43:20Z"/>
          <w:rFonts w:hint="default" w:eastAsia="Microsoft JhengHei"/>
          <w:color w:val="000000"/>
          <w:spacing w:val="-1"/>
          <w:position w:val="13"/>
          <w:lang w:val="en-US" w:eastAsia="zh-CN"/>
          <w:rPrChange w:id="202" w:author="小鑫鑫" w:date="2026-04-11T12:00:26Z">
            <w:rPr>
              <w:ins w:id="203" w:author="小鑫鑫" w:date="2026-04-11T11:43:20Z"/>
              <w:rFonts w:hint="default" w:eastAsia="宋体"/>
              <w:color w:val="D9A41A"/>
              <w:spacing w:val="-5"/>
              <w:lang w:val="en-US" w:eastAsia="zh-CN"/>
            </w:rPr>
          </w:rPrChange>
        </w:rPr>
        <w:pPrChange w:id="200" w:author="小鑫鑫" w:date="2026-04-11T12:00:26Z">
          <w:pPr>
            <w:pStyle w:val="2"/>
            <w:spacing w:before="124" w:line="174" w:lineRule="auto"/>
            <w:ind w:left="281"/>
          </w:pPr>
        </w:pPrChange>
      </w:pPr>
      <w:ins w:id="204" w:author="小鑫鑫" w:date="2026-04-11T11:56:38Z">
        <w:r>
          <w:rPr>
            <w:rFonts w:hint="default"/>
            <w:color w:val="000000"/>
            <w:spacing w:val="-1"/>
            <w:position w:val="13"/>
            <w:lang w:val="en-US" w:eastAsia="zh-CN"/>
            <w:rPrChange w:id="205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本专业</w:t>
        </w:r>
      </w:ins>
      <w:ins w:id="207" w:author="小鑫鑫" w:date="2026-04-11T11:56:40Z">
        <w:r>
          <w:rPr>
            <w:rFonts w:hint="default"/>
            <w:color w:val="000000"/>
            <w:spacing w:val="-1"/>
            <w:position w:val="13"/>
            <w:lang w:val="en-US" w:eastAsia="zh-CN"/>
            <w:rPrChange w:id="208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在</w:t>
        </w:r>
      </w:ins>
      <w:ins w:id="210" w:author="小鑫鑫" w:date="2026-04-11T11:56:45Z">
        <w:r>
          <w:rPr>
            <w:rFonts w:hint="default"/>
            <w:color w:val="000000"/>
            <w:spacing w:val="-1"/>
            <w:position w:val="13"/>
            <w:lang w:val="en-US" w:eastAsia="zh-CN"/>
            <w:rPrChange w:id="211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X</w:t>
        </w:r>
      </w:ins>
      <w:ins w:id="213" w:author="小鑫鑫" w:date="2026-04-11T11:56:46Z">
        <w:r>
          <w:rPr>
            <w:rFonts w:hint="default"/>
            <w:color w:val="000000"/>
            <w:spacing w:val="-1"/>
            <w:position w:val="13"/>
            <w:lang w:val="en-US" w:eastAsia="zh-CN"/>
            <w:rPrChange w:id="214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XX</w:t>
        </w:r>
      </w:ins>
      <w:ins w:id="216" w:author="小鑫鑫" w:date="2026-04-11T11:56:55Z">
        <w:r>
          <w:rPr>
            <w:rFonts w:hint="default"/>
            <w:color w:val="000000"/>
            <w:spacing w:val="-1"/>
            <w:position w:val="13"/>
            <w:lang w:val="en-US" w:eastAsia="zh-CN"/>
            <w:rPrChange w:id="217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、</w:t>
        </w:r>
      </w:ins>
      <w:ins w:id="219" w:author="小鑫鑫" w:date="2026-04-11T11:57:00Z">
        <w:r>
          <w:rPr>
            <w:rFonts w:hint="default"/>
            <w:color w:val="000000"/>
            <w:spacing w:val="-1"/>
            <w:position w:val="13"/>
            <w:lang w:val="en-US" w:eastAsia="zh-CN"/>
            <w:rPrChange w:id="220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XX</w:t>
        </w:r>
      </w:ins>
      <w:ins w:id="222" w:author="小鑫鑫" w:date="2026-04-11T11:57:05Z">
        <w:r>
          <w:rPr>
            <w:rFonts w:hint="default"/>
            <w:color w:val="000000"/>
            <w:spacing w:val="-1"/>
            <w:position w:val="13"/>
            <w:lang w:val="en-US" w:eastAsia="zh-CN"/>
            <w:rPrChange w:id="223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X</w:t>
        </w:r>
      </w:ins>
      <w:ins w:id="225" w:author="小鑫鑫" w:date="2026-04-11T11:56:47Z">
        <w:r>
          <w:rPr>
            <w:rFonts w:hint="default"/>
            <w:color w:val="000000"/>
            <w:spacing w:val="-1"/>
            <w:position w:val="13"/>
            <w:lang w:val="en-US" w:eastAsia="zh-CN"/>
            <w:rPrChange w:id="226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（</w:t>
        </w:r>
      </w:ins>
      <w:ins w:id="228" w:author="小鑫鑫" w:date="2026-04-11T11:56:48Z">
        <w:r>
          <w:rPr>
            <w:rFonts w:hint="default"/>
            <w:color w:val="000000"/>
            <w:spacing w:val="-1"/>
            <w:position w:val="13"/>
            <w:lang w:val="en-US" w:eastAsia="zh-CN"/>
            <w:rPrChange w:id="229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指标</w:t>
        </w:r>
      </w:ins>
      <w:ins w:id="231" w:author="小鑫鑫" w:date="2026-04-11T11:56:50Z">
        <w:r>
          <w:rPr>
            <w:rFonts w:hint="default"/>
            <w:color w:val="000000"/>
            <w:spacing w:val="-1"/>
            <w:position w:val="13"/>
            <w:lang w:val="en-US" w:eastAsia="zh-CN"/>
            <w:rPrChange w:id="232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名称</w:t>
        </w:r>
      </w:ins>
      <w:ins w:id="234" w:author="小鑫鑫" w:date="2026-04-11T11:56:51Z">
        <w:r>
          <w:rPr>
            <w:rFonts w:hint="default"/>
            <w:color w:val="000000"/>
            <w:spacing w:val="-1"/>
            <w:position w:val="13"/>
            <w:lang w:val="en-US" w:eastAsia="zh-CN"/>
            <w:rPrChange w:id="235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）</w:t>
        </w:r>
      </w:ins>
      <w:ins w:id="237" w:author="小鑫鑫" w:date="2026-04-11T11:57:14Z">
        <w:r>
          <w:rPr>
            <w:rFonts w:hint="default"/>
            <w:color w:val="000000"/>
            <w:spacing w:val="-1"/>
            <w:position w:val="13"/>
            <w:lang w:val="en-US" w:eastAsia="zh-CN"/>
            <w:rPrChange w:id="238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方面</w:t>
        </w:r>
      </w:ins>
      <w:ins w:id="240" w:author="小鑫鑫" w:date="2026-04-11T11:57:30Z">
        <w:r>
          <w:rPr>
            <w:rFonts w:hint="default"/>
            <w:color w:val="000000"/>
            <w:spacing w:val="-1"/>
            <w:position w:val="13"/>
            <w:lang w:val="en-US" w:eastAsia="zh-CN"/>
            <w:rPrChange w:id="241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处于</w:t>
        </w:r>
      </w:ins>
      <w:ins w:id="243" w:author="小鑫鑫" w:date="2026-04-11T11:57:31Z">
        <w:r>
          <w:rPr>
            <w:rFonts w:hint="default"/>
            <w:color w:val="000000"/>
            <w:spacing w:val="-1"/>
            <w:position w:val="13"/>
            <w:lang w:val="en-US" w:eastAsia="zh-CN"/>
            <w:rPrChange w:id="244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劣势，</w:t>
        </w:r>
      </w:ins>
      <w:ins w:id="246" w:author="小鑫鑫" w:date="2026-04-11T11:57:37Z">
        <w:r>
          <w:rPr>
            <w:rFonts w:hint="default"/>
            <w:color w:val="000000"/>
            <w:spacing w:val="-1"/>
            <w:position w:val="13"/>
            <w:lang w:val="en-US" w:eastAsia="zh-CN"/>
            <w:rPrChange w:id="247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需</w:t>
        </w:r>
      </w:ins>
      <w:ins w:id="249" w:author="小鑫鑫" w:date="2026-04-11T11:58:54Z">
        <w:r>
          <w:rPr>
            <w:rFonts w:hint="default"/>
            <w:color w:val="000000"/>
            <w:spacing w:val="-1"/>
            <w:position w:val="13"/>
            <w:lang w:val="en-US" w:eastAsia="zh-CN"/>
            <w:rPrChange w:id="250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增强</w:t>
        </w:r>
      </w:ins>
      <w:ins w:id="252" w:author="小鑫鑫" w:date="2026-04-11T11:58:57Z">
        <w:r>
          <w:rPr>
            <w:rFonts w:hint="default"/>
            <w:color w:val="000000"/>
            <w:spacing w:val="-1"/>
            <w:position w:val="13"/>
            <w:lang w:val="en-US" w:eastAsia="zh-CN"/>
            <w:rPrChange w:id="253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危机</w:t>
        </w:r>
      </w:ins>
      <w:ins w:id="255" w:author="小鑫鑫" w:date="2026-04-11T11:58:58Z">
        <w:r>
          <w:rPr>
            <w:rFonts w:hint="default"/>
            <w:color w:val="000000"/>
            <w:spacing w:val="-1"/>
            <w:position w:val="13"/>
            <w:lang w:val="en-US" w:eastAsia="zh-CN"/>
            <w:rPrChange w:id="256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意识，</w:t>
        </w:r>
      </w:ins>
      <w:ins w:id="258" w:author="小鑫鑫" w:date="2026-04-11T11:57:41Z">
        <w:r>
          <w:rPr>
            <w:rFonts w:hint="default"/>
            <w:color w:val="000000"/>
            <w:spacing w:val="-1"/>
            <w:position w:val="13"/>
            <w:lang w:val="en-US" w:eastAsia="zh-CN"/>
            <w:rPrChange w:id="259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立刻</w:t>
        </w:r>
      </w:ins>
      <w:ins w:id="261" w:author="小鑫鑫" w:date="2026-04-11T11:57:49Z">
        <w:r>
          <w:rPr>
            <w:rFonts w:hint="default"/>
            <w:color w:val="000000"/>
            <w:spacing w:val="-1"/>
            <w:position w:val="13"/>
            <w:lang w:val="en-US" w:eastAsia="zh-CN"/>
            <w:rPrChange w:id="262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分析</w:t>
        </w:r>
      </w:ins>
      <w:ins w:id="264" w:author="小鑫鑫" w:date="2026-04-11T11:57:50Z">
        <w:r>
          <w:rPr>
            <w:rFonts w:hint="default"/>
            <w:color w:val="000000"/>
            <w:spacing w:val="-1"/>
            <w:position w:val="13"/>
            <w:lang w:val="en-US" w:eastAsia="zh-CN"/>
            <w:rPrChange w:id="265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原因</w:t>
        </w:r>
      </w:ins>
      <w:ins w:id="267" w:author="小鑫鑫" w:date="2026-04-11T11:57:53Z">
        <w:r>
          <w:rPr>
            <w:rFonts w:hint="default"/>
            <w:color w:val="000000"/>
            <w:spacing w:val="-1"/>
            <w:position w:val="13"/>
            <w:lang w:val="en-US" w:eastAsia="zh-CN"/>
            <w:rPrChange w:id="268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，</w:t>
        </w:r>
      </w:ins>
      <w:ins w:id="270" w:author="小鑫鑫" w:date="2026-04-11T11:57:55Z">
        <w:r>
          <w:rPr>
            <w:rFonts w:hint="default"/>
            <w:color w:val="000000"/>
            <w:spacing w:val="-1"/>
            <w:position w:val="13"/>
            <w:lang w:val="en-US" w:eastAsia="zh-CN"/>
            <w:rPrChange w:id="271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提出</w:t>
        </w:r>
      </w:ins>
      <w:ins w:id="273" w:author="小鑫鑫" w:date="2026-04-11T11:57:57Z">
        <w:r>
          <w:rPr>
            <w:rFonts w:hint="default"/>
            <w:color w:val="000000"/>
            <w:spacing w:val="-1"/>
            <w:position w:val="13"/>
            <w:lang w:val="en-US" w:eastAsia="zh-CN"/>
            <w:rPrChange w:id="274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改善</w:t>
        </w:r>
      </w:ins>
      <w:ins w:id="276" w:author="小鑫鑫" w:date="2026-04-11T11:57:58Z">
        <w:r>
          <w:rPr>
            <w:rFonts w:hint="default"/>
            <w:color w:val="000000"/>
            <w:spacing w:val="-1"/>
            <w:position w:val="13"/>
            <w:lang w:val="en-US" w:eastAsia="zh-CN"/>
            <w:rPrChange w:id="277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举措</w:t>
        </w:r>
      </w:ins>
      <w:ins w:id="279" w:author="小鑫鑫" w:date="2026-04-11T11:59:10Z">
        <w:r>
          <w:rPr>
            <w:rFonts w:hint="default"/>
            <w:color w:val="000000"/>
            <w:spacing w:val="-1"/>
            <w:position w:val="13"/>
            <w:lang w:val="en-US" w:eastAsia="zh-CN"/>
            <w:rPrChange w:id="280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，</w:t>
        </w:r>
      </w:ins>
      <w:ins w:id="282" w:author="小鑫鑫" w:date="2026-04-11T11:59:11Z">
        <w:r>
          <w:rPr>
            <w:rFonts w:hint="default"/>
            <w:color w:val="000000"/>
            <w:spacing w:val="-1"/>
            <w:position w:val="13"/>
            <w:lang w:val="en-US" w:eastAsia="zh-CN"/>
            <w:rPrChange w:id="283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主动</w:t>
        </w:r>
      </w:ins>
      <w:ins w:id="285" w:author="小鑫鑫" w:date="2026-04-11T12:00:11Z">
        <w:r>
          <w:rPr>
            <w:rFonts w:hint="default"/>
            <w:color w:val="000000"/>
            <w:spacing w:val="-1"/>
            <w:position w:val="13"/>
            <w:lang w:val="en-US" w:eastAsia="zh-CN"/>
            <w:rPrChange w:id="286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创新</w:t>
        </w:r>
      </w:ins>
      <w:ins w:id="288" w:author="小鑫鑫" w:date="2026-04-11T11:59:12Z">
        <w:r>
          <w:rPr>
            <w:rFonts w:hint="default"/>
            <w:color w:val="000000"/>
            <w:spacing w:val="-1"/>
            <w:position w:val="13"/>
            <w:lang w:val="en-US" w:eastAsia="zh-CN"/>
            <w:rPrChange w:id="289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，</w:t>
        </w:r>
      </w:ins>
      <w:ins w:id="291" w:author="小鑫鑫" w:date="2026-04-11T12:00:13Z">
        <w:r>
          <w:rPr>
            <w:rFonts w:hint="default"/>
            <w:color w:val="000000"/>
            <w:spacing w:val="-1"/>
            <w:position w:val="13"/>
            <w:lang w:val="en-US" w:eastAsia="zh-CN"/>
            <w:rPrChange w:id="292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寻求</w:t>
        </w:r>
      </w:ins>
      <w:ins w:id="294" w:author="小鑫鑫" w:date="2026-04-11T12:00:15Z">
        <w:r>
          <w:rPr>
            <w:rFonts w:hint="default"/>
            <w:color w:val="000000"/>
            <w:spacing w:val="-1"/>
            <w:position w:val="13"/>
            <w:lang w:val="en-US" w:eastAsia="zh-CN"/>
            <w:rPrChange w:id="295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突破，</w:t>
        </w:r>
      </w:ins>
      <w:ins w:id="297" w:author="小鑫鑫" w:date="2026-04-11T11:58:31Z">
        <w:r>
          <w:rPr>
            <w:rFonts w:hint="default"/>
            <w:color w:val="000000"/>
            <w:spacing w:val="-1"/>
            <w:position w:val="13"/>
            <w:lang w:val="en-US" w:eastAsia="zh-CN"/>
            <w:rPrChange w:id="298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弥补</w:t>
        </w:r>
      </w:ins>
      <w:ins w:id="300" w:author="小鑫鑫" w:date="2026-04-11T11:58:33Z">
        <w:r>
          <w:rPr>
            <w:rFonts w:hint="default"/>
            <w:color w:val="000000"/>
            <w:spacing w:val="-1"/>
            <w:position w:val="13"/>
            <w:lang w:val="en-US" w:eastAsia="zh-CN"/>
            <w:rPrChange w:id="301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短板，</w:t>
        </w:r>
      </w:ins>
      <w:ins w:id="303" w:author="小鑫鑫" w:date="2026-04-11T11:59:21Z">
        <w:r>
          <w:rPr>
            <w:rFonts w:hint="default"/>
            <w:color w:val="000000"/>
            <w:spacing w:val="-1"/>
            <w:position w:val="13"/>
            <w:lang w:val="en-US" w:eastAsia="zh-CN"/>
            <w:rPrChange w:id="304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借鉴</w:t>
        </w:r>
      </w:ins>
      <w:ins w:id="306" w:author="小鑫鑫" w:date="2026-04-11T11:59:32Z">
        <w:r>
          <w:rPr>
            <w:rFonts w:hint="default"/>
            <w:color w:val="000000"/>
            <w:spacing w:val="-1"/>
            <w:position w:val="13"/>
            <w:lang w:val="en-US" w:eastAsia="zh-CN"/>
            <w:rPrChange w:id="307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表现</w:t>
        </w:r>
      </w:ins>
      <w:ins w:id="309" w:author="小鑫鑫" w:date="2026-04-11T11:59:33Z">
        <w:r>
          <w:rPr>
            <w:rFonts w:hint="default"/>
            <w:color w:val="000000"/>
            <w:spacing w:val="-1"/>
            <w:position w:val="13"/>
            <w:lang w:val="en-US" w:eastAsia="zh-CN"/>
            <w:rPrChange w:id="310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优异</w:t>
        </w:r>
      </w:ins>
      <w:ins w:id="312" w:author="小鑫鑫" w:date="2026-04-11T11:59:35Z">
        <w:r>
          <w:rPr>
            <w:rFonts w:hint="default"/>
            <w:color w:val="000000"/>
            <w:spacing w:val="-1"/>
            <w:position w:val="13"/>
            <w:lang w:val="en-US" w:eastAsia="zh-CN"/>
            <w:rPrChange w:id="313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的</w:t>
        </w:r>
      </w:ins>
      <w:ins w:id="315" w:author="小鑫鑫" w:date="2026-04-11T11:59:36Z">
        <w:r>
          <w:rPr>
            <w:rFonts w:hint="default"/>
            <w:color w:val="000000"/>
            <w:spacing w:val="-1"/>
            <w:position w:val="13"/>
            <w:lang w:val="en-US" w:eastAsia="zh-CN"/>
            <w:rPrChange w:id="316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专业</w:t>
        </w:r>
      </w:ins>
      <w:ins w:id="318" w:author="小鑫鑫" w:date="2026-04-11T11:59:37Z">
        <w:r>
          <w:rPr>
            <w:rFonts w:hint="default"/>
            <w:color w:val="000000"/>
            <w:spacing w:val="-1"/>
            <w:position w:val="13"/>
            <w:lang w:val="en-US" w:eastAsia="zh-CN"/>
            <w:rPrChange w:id="319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建设</w:t>
        </w:r>
      </w:ins>
      <w:ins w:id="321" w:author="小鑫鑫" w:date="2026-04-11T11:59:38Z">
        <w:r>
          <w:rPr>
            <w:rFonts w:hint="default"/>
            <w:color w:val="000000"/>
            <w:spacing w:val="-1"/>
            <w:position w:val="13"/>
            <w:lang w:val="en-US" w:eastAsia="zh-CN"/>
            <w:rPrChange w:id="322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经验</w:t>
        </w:r>
      </w:ins>
      <w:ins w:id="324" w:author="小鑫鑫" w:date="2026-04-11T11:59:39Z">
        <w:r>
          <w:rPr>
            <w:rFonts w:hint="default"/>
            <w:color w:val="000000"/>
            <w:spacing w:val="-1"/>
            <w:position w:val="13"/>
            <w:lang w:val="en-US" w:eastAsia="zh-CN"/>
            <w:rPrChange w:id="325" w:author="小鑫鑫" w:date="2026-04-11T12:00:26Z">
              <w:rPr>
                <w:rFonts w:hint="eastAsia"/>
                <w:color w:val="D9A41A"/>
                <w:spacing w:val="-1"/>
                <w:lang w:val="en-US" w:eastAsia="zh-CN"/>
              </w:rPr>
            </w:rPrChange>
          </w:rPr>
          <w:t>。</w:t>
        </w:r>
      </w:ins>
    </w:p>
    <w:p>
      <w:pPr>
        <w:pStyle w:val="2"/>
        <w:spacing w:before="124" w:line="174" w:lineRule="auto"/>
        <w:ind w:left="281"/>
      </w:pPr>
      <w:r>
        <w:rPr>
          <w:color w:val="D9A41A"/>
          <w:spacing w:val="-5"/>
        </w:rPr>
        <w:t>黄色预警指标（1项</w:t>
      </w:r>
      <w:r>
        <w:rPr>
          <w:color w:val="D9A41A"/>
        </w:rPr>
        <w:t>）：</w:t>
      </w:r>
    </w:p>
    <w:p>
      <w:pPr>
        <w:pStyle w:val="2"/>
        <w:spacing w:before="129" w:line="174" w:lineRule="auto"/>
        <w:ind w:left="34"/>
        <w:rPr>
          <w:ins w:id="327" w:author="小鑫鑫" w:date="2026-04-11T11:54:55Z"/>
          <w:color w:val="D9A41A"/>
          <w:spacing w:val="-1"/>
        </w:rPr>
      </w:pPr>
      <w:r>
        <w:rPr>
          <w:color w:val="D9A41A"/>
          <w:spacing w:val="-1"/>
        </w:rPr>
        <w:t>• 在校生满意度：94.5%</w:t>
      </w:r>
      <w:del w:id="328" w:author="小鑫鑫" w:date="2026-04-11T11:42:10Z">
        <w:r>
          <w:rPr>
            <w:color w:val="D9A41A"/>
            <w:spacing w:val="-1"/>
          </w:rPr>
          <w:delText>%</w:delText>
        </w:r>
      </w:del>
      <w:r>
        <w:rPr>
          <w:color w:val="D9A41A"/>
          <w:spacing w:val="-1"/>
        </w:rPr>
        <w:t>，</w:t>
      </w:r>
      <w:ins w:id="329" w:author="小鑫鑫" w:date="2026-04-11T11:42:21Z">
        <w:r>
          <w:rPr>
            <w:rFonts w:hint="eastAsia" w:eastAsia="宋体"/>
            <w:color w:val="D9A41A"/>
            <w:spacing w:val="-1"/>
            <w:lang w:val="en-US" w:eastAsia="zh-CN"/>
          </w:rPr>
          <w:t>较</w:t>
        </w:r>
      </w:ins>
      <w:ins w:id="330" w:author="小鑫鑫" w:date="2026-04-11T11:42:22Z">
        <w:r>
          <w:rPr>
            <w:rFonts w:hint="eastAsia" w:eastAsia="宋体"/>
            <w:color w:val="D9A41A"/>
            <w:spacing w:val="-1"/>
            <w:lang w:val="en-US" w:eastAsia="zh-CN"/>
          </w:rPr>
          <w:t>上</w:t>
        </w:r>
      </w:ins>
      <w:ins w:id="331" w:author="小鑫鑫" w:date="2026-04-11T11:42:23Z">
        <w:r>
          <w:rPr>
            <w:rFonts w:hint="eastAsia" w:eastAsia="宋体"/>
            <w:color w:val="D9A41A"/>
            <w:spacing w:val="-1"/>
            <w:lang w:val="en-US" w:eastAsia="zh-CN"/>
          </w:rPr>
          <w:t>一</w:t>
        </w:r>
      </w:ins>
      <w:ins w:id="332" w:author="小鑫鑫" w:date="2026-04-11T11:42:26Z">
        <w:r>
          <w:rPr>
            <w:rFonts w:hint="eastAsia" w:eastAsia="宋体"/>
            <w:color w:val="D9A41A"/>
            <w:spacing w:val="-1"/>
            <w:lang w:val="en-US" w:eastAsia="zh-CN"/>
          </w:rPr>
          <w:t>学年</w:t>
        </w:r>
      </w:ins>
      <w:ins w:id="333" w:author="小鑫鑫" w:date="2026-04-11T11:42:43Z">
        <w:r>
          <w:rPr>
            <w:rFonts w:hint="eastAsia" w:eastAsia="宋体"/>
            <w:color w:val="D9A41A"/>
            <w:spacing w:val="-1"/>
            <w:lang w:val="en-US" w:eastAsia="zh-CN"/>
          </w:rPr>
          <w:t>增加</w:t>
        </w:r>
      </w:ins>
      <w:ins w:id="334" w:author="小鑫鑫" w:date="2026-04-11T11:42:44Z">
        <w:r>
          <w:rPr>
            <w:rFonts w:hint="eastAsia" w:eastAsia="宋体"/>
            <w:color w:val="D9A41A"/>
            <w:spacing w:val="-1"/>
            <w:lang w:val="en-US" w:eastAsia="zh-CN"/>
          </w:rPr>
          <w:t>/</w:t>
        </w:r>
      </w:ins>
      <w:ins w:id="335" w:author="小鑫鑫" w:date="2026-04-11T11:42:46Z">
        <w:r>
          <w:rPr>
            <w:rFonts w:hint="eastAsia" w:eastAsia="宋体"/>
            <w:color w:val="D9A41A"/>
            <w:spacing w:val="-1"/>
            <w:lang w:val="en-US" w:eastAsia="zh-CN"/>
          </w:rPr>
          <w:t>减少</w:t>
        </w:r>
      </w:ins>
      <w:ins w:id="336" w:author="小鑫鑫" w:date="2026-04-11T11:42:48Z">
        <w:r>
          <w:rPr>
            <w:rFonts w:hint="eastAsia" w:eastAsia="宋体"/>
            <w:color w:val="D9A41A"/>
            <w:spacing w:val="-1"/>
            <w:lang w:val="en-US" w:eastAsia="zh-CN"/>
          </w:rPr>
          <w:t>了</w:t>
        </w:r>
      </w:ins>
      <w:ins w:id="337" w:author="小鑫鑫" w:date="2026-04-11T11:42:49Z">
        <w:r>
          <w:rPr>
            <w:rFonts w:hint="eastAsia" w:eastAsia="宋体"/>
            <w:color w:val="D9A41A"/>
            <w:spacing w:val="-1"/>
            <w:lang w:val="en-US" w:eastAsia="zh-CN"/>
          </w:rPr>
          <w:t>X</w:t>
        </w:r>
      </w:ins>
      <w:ins w:id="338" w:author="小鑫鑫" w:date="2026-04-11T11:42:50Z">
        <w:r>
          <w:rPr>
            <w:rFonts w:hint="eastAsia" w:eastAsia="宋体"/>
            <w:color w:val="D9A41A"/>
            <w:spacing w:val="-1"/>
            <w:lang w:val="en-US" w:eastAsia="zh-CN"/>
          </w:rPr>
          <w:t>%</w:t>
        </w:r>
      </w:ins>
      <w:ins w:id="339" w:author="小鑫鑫" w:date="2026-04-11T11:42:51Z">
        <w:r>
          <w:rPr>
            <w:rFonts w:hint="eastAsia" w:eastAsia="宋体"/>
            <w:color w:val="D9A41A"/>
            <w:spacing w:val="-1"/>
            <w:lang w:val="en-US" w:eastAsia="zh-CN"/>
          </w:rPr>
          <w:t>，</w:t>
        </w:r>
      </w:ins>
      <w:del w:id="340" w:author="小鑫鑫" w:date="2026-04-11T11:43:01Z">
        <w:r>
          <w:rPr>
            <w:color w:val="D9A41A"/>
            <w:spacing w:val="-1"/>
          </w:rPr>
          <w:delText>趋势</w:delText>
        </w:r>
      </w:del>
      <w:del w:id="341" w:author="小鑫鑫" w:date="2026-04-11T11:43:01Z">
        <w:r>
          <w:rPr>
            <w:color w:val="D9A41A"/>
            <w:spacing w:val="-3"/>
          </w:rPr>
          <w:delText xml:space="preserve"> </w:delText>
        </w:r>
      </w:del>
      <w:del w:id="342" w:author="小鑫鑫" w:date="2026-04-11T11:43:01Z">
        <w:r>
          <w:rPr>
            <w:color w:val="D9A41A"/>
            <w:spacing w:val="-1"/>
          </w:rPr>
          <w:delText>→</w:delText>
        </w:r>
      </w:del>
      <w:r>
        <w:rPr>
          <w:color w:val="D9A41A"/>
          <w:spacing w:val="-17"/>
        </w:rPr>
        <w:t xml:space="preserve"> </w:t>
      </w:r>
      <w:del w:id="343" w:author="小鑫鑫" w:date="2026-04-11T12:08:55Z">
        <w:r>
          <w:rPr>
            <w:color w:val="D9A41A"/>
            <w:spacing w:val="-1"/>
          </w:rPr>
          <w:delText>,</w:delText>
        </w:r>
      </w:del>
      <w:ins w:id="344" w:author="小鑫鑫" w:date="2026-04-11T11:51:00Z">
        <w:r>
          <w:rPr>
            <w:rFonts w:hint="eastAsia" w:eastAsia="宋体"/>
            <w:color w:val="D9A41A"/>
            <w:spacing w:val="-1"/>
            <w:lang w:val="en-US" w:eastAsia="zh-CN"/>
          </w:rPr>
          <w:t>如</w:t>
        </w:r>
      </w:ins>
      <w:ins w:id="345" w:author="小鑫鑫" w:date="2026-04-11T11:51:09Z">
        <w:r>
          <w:rPr>
            <w:rFonts w:hint="eastAsia" w:eastAsia="宋体"/>
            <w:color w:val="D9A41A"/>
            <w:spacing w:val="-1"/>
            <w:lang w:val="en-US" w:eastAsia="zh-CN"/>
          </w:rPr>
          <w:t>未</w:t>
        </w:r>
      </w:ins>
      <w:ins w:id="346" w:author="小鑫鑫" w:date="2026-04-11T11:51:10Z">
        <w:r>
          <w:rPr>
            <w:rFonts w:hint="eastAsia" w:eastAsia="宋体"/>
            <w:color w:val="D9A41A"/>
            <w:spacing w:val="-1"/>
            <w:lang w:val="en-US" w:eastAsia="zh-CN"/>
          </w:rPr>
          <w:t>加以</w:t>
        </w:r>
      </w:ins>
      <w:ins w:id="347" w:author="小鑫鑫" w:date="2026-04-11T11:51:11Z">
        <w:r>
          <w:rPr>
            <w:rFonts w:hint="eastAsia" w:eastAsia="宋体"/>
            <w:color w:val="D9A41A"/>
            <w:spacing w:val="-1"/>
            <w:lang w:val="en-US" w:eastAsia="zh-CN"/>
          </w:rPr>
          <w:t>关注</w:t>
        </w:r>
      </w:ins>
      <w:ins w:id="348" w:author="小鑫鑫" w:date="2026-04-11T11:51:13Z">
        <w:r>
          <w:rPr>
            <w:rFonts w:hint="eastAsia" w:eastAsia="宋体"/>
            <w:color w:val="D9A41A"/>
            <w:spacing w:val="-1"/>
            <w:lang w:val="en-US" w:eastAsia="zh-CN"/>
          </w:rPr>
          <w:t>，</w:t>
        </w:r>
      </w:ins>
      <w:ins w:id="349" w:author="小鑫鑫" w:date="2026-04-11T11:52:01Z">
        <w:r>
          <w:rPr>
            <w:rFonts w:hint="eastAsia" w:eastAsia="宋体"/>
            <w:color w:val="D9A41A"/>
            <w:spacing w:val="-1"/>
            <w:lang w:val="en-US" w:eastAsia="zh-CN"/>
          </w:rPr>
          <w:t>数据</w:t>
        </w:r>
      </w:ins>
      <w:ins w:id="350" w:author="小鑫鑫" w:date="2026-04-11T11:51:17Z">
        <w:r>
          <w:rPr>
            <w:rFonts w:hint="eastAsia" w:eastAsia="宋体"/>
            <w:color w:val="D9A41A"/>
            <w:spacing w:val="-1"/>
            <w:lang w:val="en-US" w:eastAsia="zh-CN"/>
          </w:rPr>
          <w:t>将</w:t>
        </w:r>
      </w:ins>
      <w:ins w:id="351" w:author="小鑫鑫" w:date="2026-04-11T11:52:07Z">
        <w:r>
          <w:rPr>
            <w:rFonts w:hint="eastAsia" w:eastAsia="宋体"/>
            <w:color w:val="D9A41A"/>
            <w:spacing w:val="-1"/>
            <w:lang w:val="en-US" w:eastAsia="zh-CN"/>
          </w:rPr>
          <w:t>下滑</w:t>
        </w:r>
      </w:ins>
      <w:ins w:id="352" w:author="小鑫鑫" w:date="2026-04-11T11:52:08Z">
        <w:r>
          <w:rPr>
            <w:rFonts w:hint="eastAsia" w:eastAsia="宋体"/>
            <w:color w:val="D9A41A"/>
            <w:spacing w:val="-1"/>
            <w:lang w:val="en-US" w:eastAsia="zh-CN"/>
          </w:rPr>
          <w:t>至</w:t>
        </w:r>
      </w:ins>
      <w:ins w:id="353" w:author="小鑫鑫" w:date="2026-04-11T11:52:23Z">
        <w:r>
          <w:rPr>
            <w:rFonts w:hint="eastAsia" w:eastAsia="宋体"/>
            <w:color w:val="D9A41A"/>
            <w:spacing w:val="-1"/>
            <w:lang w:val="en-US" w:eastAsia="zh-CN"/>
          </w:rPr>
          <w:t>异常</w:t>
        </w:r>
      </w:ins>
      <w:ins w:id="354" w:author="小鑫鑫" w:date="2026-04-11T11:52:24Z">
        <w:r>
          <w:rPr>
            <w:rFonts w:hint="eastAsia" w:eastAsia="宋体"/>
            <w:color w:val="D9A41A"/>
            <w:spacing w:val="-1"/>
            <w:lang w:val="en-US" w:eastAsia="zh-CN"/>
          </w:rPr>
          <w:t>范围</w:t>
        </w:r>
      </w:ins>
      <w:ins w:id="355" w:author="小鑫鑫" w:date="2026-04-11T11:51:46Z">
        <w:r>
          <w:rPr>
            <w:rFonts w:hint="eastAsia" w:eastAsia="宋体"/>
            <w:color w:val="D9A41A"/>
            <w:spacing w:val="-1"/>
            <w:lang w:val="en-US" w:eastAsia="zh-CN"/>
          </w:rPr>
          <w:t>，</w:t>
        </w:r>
      </w:ins>
      <w:r>
        <w:rPr>
          <w:color w:val="D9A41A"/>
          <w:spacing w:val="-1"/>
        </w:rPr>
        <w:t>建议密切关注。</w:t>
      </w:r>
    </w:p>
    <w:p>
      <w:pPr>
        <w:pStyle w:val="2"/>
        <w:spacing w:before="121" w:line="381" w:lineRule="exact"/>
        <w:ind w:left="28"/>
        <w:rPr>
          <w:rFonts w:hint="default" w:eastAsia="Microsoft JhengHei"/>
          <w:color w:val="000000"/>
          <w:spacing w:val="-1"/>
          <w:position w:val="13"/>
          <w:lang w:val="en-US" w:eastAsia="zh-CN"/>
          <w:rPrChange w:id="357" w:author="小鑫鑫" w:date="2026-04-11T12:02:57Z">
            <w:rPr>
              <w:rFonts w:hint="default" w:eastAsia="宋体"/>
              <w:color w:val="D9A41A"/>
              <w:spacing w:val="-1"/>
              <w:lang w:val="en-US" w:eastAsia="zh-CN"/>
            </w:rPr>
          </w:rPrChange>
        </w:rPr>
        <w:pPrChange w:id="356" w:author="小鑫鑫" w:date="2026-04-11T12:02:57Z">
          <w:pPr>
            <w:pStyle w:val="2"/>
            <w:spacing w:before="129" w:line="174" w:lineRule="auto"/>
            <w:ind w:left="34"/>
          </w:pPr>
        </w:pPrChange>
      </w:pPr>
      <w:ins w:id="358" w:author="小鑫鑫" w:date="2026-04-11T11:54:59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59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本</w:t>
        </w:r>
      </w:ins>
      <w:ins w:id="361" w:author="小鑫鑫" w:date="2026-04-11T11:55:00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62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专业</w:t>
        </w:r>
      </w:ins>
      <w:ins w:id="364" w:author="小鑫鑫" w:date="2026-04-11T11:55:04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65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在</w:t>
        </w:r>
      </w:ins>
      <w:ins w:id="367" w:author="小鑫鑫" w:date="2026-04-11T11:55:11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68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学生</w:t>
        </w:r>
      </w:ins>
      <w:ins w:id="370" w:author="小鑫鑫" w:date="2026-04-11T11:55:12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71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满意</w:t>
        </w:r>
      </w:ins>
      <w:ins w:id="373" w:author="小鑫鑫" w:date="2026-04-11T11:55:14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74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度</w:t>
        </w:r>
      </w:ins>
      <w:ins w:id="376" w:author="小鑫鑫" w:date="2026-04-11T11:55:15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77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方面</w:t>
        </w:r>
      </w:ins>
      <w:ins w:id="379" w:author="小鑫鑫" w:date="2026-04-11T11:55:16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80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表现</w:t>
        </w:r>
      </w:ins>
      <w:ins w:id="382" w:author="小鑫鑫" w:date="2026-04-11T11:55:20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83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不佳，</w:t>
        </w:r>
      </w:ins>
      <w:ins w:id="385" w:author="小鑫鑫" w:date="2026-04-11T11:55:30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86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需</w:t>
        </w:r>
      </w:ins>
      <w:ins w:id="388" w:author="小鑫鑫" w:date="2026-04-11T12:09:00Z">
        <w:r>
          <w:rPr>
            <w:rFonts w:hint="eastAsia"/>
            <w:color w:val="000000"/>
            <w:spacing w:val="-1"/>
            <w:position w:val="13"/>
            <w:lang w:val="en-US" w:eastAsia="zh-CN"/>
          </w:rPr>
          <w:t>树立</w:t>
        </w:r>
      </w:ins>
      <w:ins w:id="389" w:author="小鑫鑫" w:date="2026-04-11T12:02:11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90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全局意识，</w:t>
        </w:r>
      </w:ins>
      <w:ins w:id="392" w:author="小鑫鑫" w:date="2026-04-11T12:02:19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93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统筹</w:t>
        </w:r>
      </w:ins>
      <w:ins w:id="395" w:author="小鑫鑫" w:date="2026-04-11T12:02:20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96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发展</w:t>
        </w:r>
      </w:ins>
      <w:ins w:id="398" w:author="小鑫鑫" w:date="2026-04-11T12:02:47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399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；</w:t>
        </w:r>
      </w:ins>
      <w:ins w:id="401" w:author="小鑫鑫" w:date="2026-04-11T12:01:00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02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认清</w:t>
        </w:r>
      </w:ins>
      <w:ins w:id="404" w:author="小鑫鑫" w:date="2026-04-11T12:01:01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05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自身</w:t>
        </w:r>
      </w:ins>
      <w:ins w:id="407" w:author="小鑫鑫" w:date="2026-04-11T12:01:02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08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不足，</w:t>
        </w:r>
      </w:ins>
      <w:ins w:id="410" w:author="小鑫鑫" w:date="2026-04-11T12:01:17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11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深化改革</w:t>
        </w:r>
      </w:ins>
      <w:ins w:id="413" w:author="小鑫鑫" w:date="2026-04-11T12:01:24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14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，</w:t>
        </w:r>
      </w:ins>
      <w:ins w:id="416" w:author="小鑫鑫" w:date="2026-04-11T12:02:51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17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取长补短</w:t>
        </w:r>
      </w:ins>
      <w:ins w:id="419" w:author="小鑫鑫" w:date="2026-04-11T12:02:53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20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，</w:t>
        </w:r>
      </w:ins>
      <w:ins w:id="422" w:author="小鑫鑫" w:date="2026-04-11T12:01:25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23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改善</w:t>
        </w:r>
      </w:ins>
      <w:ins w:id="425" w:author="小鑫鑫" w:date="2026-04-11T12:01:29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26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现状</w:t>
        </w:r>
      </w:ins>
      <w:ins w:id="428" w:author="小鑫鑫" w:date="2026-04-11T11:56:33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29" w:author="小鑫鑫" w:date="2026-04-11T12:02:57Z">
              <w:rPr>
                <w:rFonts w:hint="eastAsia" w:eastAsia="宋体"/>
                <w:color w:val="D9A41A"/>
                <w:spacing w:val="-1"/>
                <w:lang w:val="en-US" w:eastAsia="zh-CN"/>
              </w:rPr>
            </w:rPrChange>
          </w:rPr>
          <w:t>。</w:t>
        </w:r>
      </w:ins>
    </w:p>
    <w:p>
      <w:pPr>
        <w:pStyle w:val="2"/>
        <w:spacing w:before="130" w:line="174" w:lineRule="auto"/>
        <w:ind w:left="281"/>
      </w:pPr>
      <w:r>
        <w:rPr>
          <w:color w:val="155BBC"/>
          <w:spacing w:val="-5"/>
        </w:rPr>
        <w:t>蓝色关注指标（3项</w:t>
      </w:r>
      <w:r>
        <w:rPr>
          <w:color w:val="155BBC"/>
        </w:rPr>
        <w:t>）：</w:t>
      </w:r>
    </w:p>
    <w:p>
      <w:pPr>
        <w:pStyle w:val="2"/>
        <w:spacing w:before="129" w:line="185" w:lineRule="auto"/>
        <w:ind w:left="34"/>
      </w:pPr>
      <w:r>
        <w:rPr>
          <w:color w:val="155BBC"/>
          <w:spacing w:val="-3"/>
        </w:rPr>
        <w:t>• 招生计划完成率：68.9%</w:t>
      </w:r>
      <w:del w:id="431" w:author="小鑫鑫" w:date="2026-04-11T11:52:33Z">
        <w:r>
          <w:rPr>
            <w:color w:val="155BBC"/>
            <w:spacing w:val="-3"/>
          </w:rPr>
          <w:delText>%</w:delText>
        </w:r>
      </w:del>
      <w:r>
        <w:rPr>
          <w:color w:val="155BBC"/>
          <w:spacing w:val="-3"/>
        </w:rPr>
        <w:t>，正常但有负向波动，需</w:t>
      </w:r>
      <w:ins w:id="432" w:author="小鑫鑫" w:date="2026-04-11T11:48:21Z">
        <w:r>
          <w:rPr>
            <w:rFonts w:hint="eastAsia" w:eastAsia="宋体"/>
            <w:color w:val="155BBC"/>
            <w:spacing w:val="-3"/>
            <w:lang w:val="en-US" w:eastAsia="zh-CN"/>
          </w:rPr>
          <w:t>分析</w:t>
        </w:r>
      </w:ins>
      <w:ins w:id="433" w:author="小鑫鑫" w:date="2026-04-11T11:48:26Z">
        <w:r>
          <w:rPr>
            <w:rFonts w:hint="eastAsia" w:eastAsia="宋体"/>
            <w:color w:val="155BBC"/>
            <w:spacing w:val="-3"/>
            <w:lang w:val="en-US" w:eastAsia="zh-CN"/>
          </w:rPr>
          <w:t>波动</w:t>
        </w:r>
      </w:ins>
      <w:ins w:id="434" w:author="小鑫鑫" w:date="2026-04-11T11:48:28Z">
        <w:r>
          <w:rPr>
            <w:rFonts w:hint="eastAsia" w:eastAsia="宋体"/>
            <w:color w:val="155BBC"/>
            <w:spacing w:val="-3"/>
            <w:lang w:val="en-US" w:eastAsia="zh-CN"/>
          </w:rPr>
          <w:t>原因</w:t>
        </w:r>
      </w:ins>
      <w:ins w:id="435" w:author="小鑫鑫" w:date="2026-04-11T11:48:29Z">
        <w:r>
          <w:rPr>
            <w:rFonts w:hint="eastAsia" w:eastAsia="宋体"/>
            <w:color w:val="155BBC"/>
            <w:spacing w:val="-3"/>
            <w:lang w:val="en-US" w:eastAsia="zh-CN"/>
          </w:rPr>
          <w:t>，</w:t>
        </w:r>
      </w:ins>
      <w:ins w:id="436" w:author="小鑫鑫" w:date="2026-04-11T11:48:32Z">
        <w:r>
          <w:rPr>
            <w:rFonts w:hint="eastAsia" w:eastAsia="宋体"/>
            <w:color w:val="155BBC"/>
            <w:spacing w:val="-3"/>
            <w:lang w:val="en-US" w:eastAsia="zh-CN"/>
          </w:rPr>
          <w:t>避免</w:t>
        </w:r>
      </w:ins>
      <w:ins w:id="437" w:author="小鑫鑫" w:date="2026-04-11T11:48:36Z">
        <w:r>
          <w:rPr>
            <w:rFonts w:hint="eastAsia" w:eastAsia="宋体"/>
            <w:color w:val="155BBC"/>
            <w:spacing w:val="-3"/>
            <w:lang w:val="en-US" w:eastAsia="zh-CN"/>
          </w:rPr>
          <w:t>持续</w:t>
        </w:r>
      </w:ins>
      <w:ins w:id="438" w:author="小鑫鑫" w:date="2026-04-11T11:48:37Z">
        <w:r>
          <w:rPr>
            <w:rFonts w:hint="eastAsia" w:eastAsia="宋体"/>
            <w:color w:val="155BBC"/>
            <w:spacing w:val="-3"/>
            <w:lang w:val="en-US" w:eastAsia="zh-CN"/>
          </w:rPr>
          <w:t>走低</w:t>
        </w:r>
      </w:ins>
      <w:ins w:id="439" w:author="小鑫鑫" w:date="2026-04-11T11:48:38Z">
        <w:r>
          <w:rPr>
            <w:rFonts w:hint="eastAsia" w:eastAsia="宋体"/>
            <w:color w:val="155BBC"/>
            <w:spacing w:val="-3"/>
            <w:lang w:val="en-US" w:eastAsia="zh-CN"/>
          </w:rPr>
          <w:t>。</w:t>
        </w:r>
      </w:ins>
      <w:del w:id="440" w:author="小鑫鑫" w:date="2026-04-11T11:48:40Z">
        <w:r>
          <w:rPr>
            <w:color w:val="155BBC"/>
            <w:spacing w:val="-3"/>
          </w:rPr>
          <w:delText>持续关注</w:delText>
        </w:r>
      </w:del>
      <w:del w:id="441" w:author="小鑫鑫" w:date="2026-04-11T11:48:41Z">
        <w:r>
          <w:rPr>
            <w:color w:val="155BBC"/>
            <w:spacing w:val="-3"/>
          </w:rPr>
          <w:delText>。</w:delText>
        </w:r>
      </w:del>
    </w:p>
    <w:p>
      <w:pPr>
        <w:pStyle w:val="2"/>
        <w:spacing w:before="115" w:line="184" w:lineRule="auto"/>
        <w:ind w:left="34"/>
      </w:pPr>
      <w:r>
        <w:rPr>
          <w:color w:val="155BBC"/>
          <w:spacing w:val="-3"/>
        </w:rPr>
        <w:t>• 技能证书通过率：51.4%</w:t>
      </w:r>
      <w:del w:id="442" w:author="小鑫鑫" w:date="2026-04-11T11:52:34Z">
        <w:r>
          <w:rPr>
            <w:color w:val="155BBC"/>
            <w:spacing w:val="-3"/>
          </w:rPr>
          <w:delText>%</w:delText>
        </w:r>
      </w:del>
      <w:r>
        <w:rPr>
          <w:color w:val="155BBC"/>
          <w:spacing w:val="-3"/>
        </w:rPr>
        <w:t>，正常但有负向波动，需</w:t>
      </w:r>
      <w:ins w:id="443" w:author="小鑫鑫" w:date="2026-04-11T11:48:45Z">
        <w:r>
          <w:rPr>
            <w:rFonts w:hint="eastAsia" w:eastAsia="宋体"/>
            <w:color w:val="155BBC"/>
            <w:spacing w:val="-3"/>
            <w:lang w:val="en-US" w:eastAsia="zh-CN"/>
          </w:rPr>
          <w:t>分析波动原因，避免持续走低。</w:t>
        </w:r>
      </w:ins>
      <w:del w:id="444" w:author="小鑫鑫" w:date="2026-04-11T11:48:45Z">
        <w:r>
          <w:rPr>
            <w:color w:val="155BBC"/>
            <w:spacing w:val="-3"/>
          </w:rPr>
          <w:delText>持续关注。</w:delText>
        </w:r>
      </w:del>
    </w:p>
    <w:p>
      <w:pPr>
        <w:pStyle w:val="2"/>
        <w:spacing w:before="113" w:line="185" w:lineRule="auto"/>
        <w:ind w:left="34"/>
        <w:rPr>
          <w:ins w:id="445" w:author="小鑫鑫" w:date="2026-04-11T11:52:42Z"/>
          <w:rFonts w:hint="eastAsia" w:eastAsia="宋体"/>
          <w:color w:val="155BBC"/>
          <w:spacing w:val="-3"/>
          <w:lang w:val="en-US" w:eastAsia="zh-CN"/>
        </w:rPr>
      </w:pPr>
      <w:r>
        <w:rPr>
          <w:color w:val="155BBC"/>
          <w:spacing w:val="-4"/>
        </w:rPr>
        <w:t>•</w:t>
      </w:r>
      <w:r>
        <w:rPr>
          <w:color w:val="155BBC"/>
          <w:spacing w:val="23"/>
        </w:rPr>
        <w:t xml:space="preserve"> </w:t>
      </w:r>
      <w:r>
        <w:rPr>
          <w:color w:val="155BBC"/>
          <w:spacing w:val="-4"/>
        </w:rPr>
        <w:t>毕业生满意度：87.0%</w:t>
      </w:r>
      <w:del w:id="446" w:author="小鑫鑫" w:date="2026-04-11T11:52:36Z">
        <w:r>
          <w:rPr>
            <w:color w:val="155BBC"/>
            <w:spacing w:val="-4"/>
          </w:rPr>
          <w:delText>%</w:delText>
        </w:r>
      </w:del>
      <w:r>
        <w:rPr>
          <w:color w:val="155BBC"/>
          <w:spacing w:val="-4"/>
        </w:rPr>
        <w:t>，正常但有负向波动，需</w:t>
      </w:r>
      <w:ins w:id="447" w:author="小鑫鑫" w:date="2026-04-11T11:48:47Z">
        <w:r>
          <w:rPr>
            <w:rFonts w:hint="eastAsia" w:eastAsia="宋体"/>
            <w:color w:val="155BBC"/>
            <w:spacing w:val="-3"/>
            <w:lang w:val="en-US" w:eastAsia="zh-CN"/>
          </w:rPr>
          <w:t>分析波动原因，避免持续走低。</w:t>
        </w:r>
      </w:ins>
    </w:p>
    <w:p>
      <w:pPr>
        <w:pStyle w:val="2"/>
        <w:spacing w:before="121" w:line="381" w:lineRule="exact"/>
        <w:ind w:left="28"/>
        <w:rPr>
          <w:spacing w:val="-1"/>
          <w:position w:val="13"/>
          <w:rPrChange w:id="449" w:author="小鑫鑫" w:date="2026-04-11T11:54:47Z">
            <w:rPr/>
          </w:rPrChange>
        </w:rPr>
        <w:pPrChange w:id="448" w:author="小鑫鑫" w:date="2026-04-11T11:54:47Z">
          <w:pPr>
            <w:pStyle w:val="2"/>
            <w:spacing w:before="113" w:line="185" w:lineRule="auto"/>
            <w:ind w:left="34"/>
          </w:pPr>
        </w:pPrChange>
      </w:pPr>
      <w:ins w:id="450" w:author="小鑫鑫" w:date="2026-04-11T11:52:47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51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本专业</w:t>
        </w:r>
      </w:ins>
      <w:ins w:id="453" w:author="小鑫鑫" w:date="2026-04-11T11:52:56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54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在</w:t>
        </w:r>
      </w:ins>
      <w:ins w:id="456" w:author="小鑫鑫" w:date="2026-04-11T11:53:05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57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社会</w:t>
        </w:r>
      </w:ins>
      <w:ins w:id="459" w:author="小鑫鑫" w:date="2026-04-11T11:53:00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60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吸引力、</w:t>
        </w:r>
      </w:ins>
      <w:ins w:id="462" w:author="小鑫鑫" w:date="2026-04-11T11:53:10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63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学生</w:t>
        </w:r>
      </w:ins>
      <w:ins w:id="465" w:author="小鑫鑫" w:date="2026-04-11T11:53:16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66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考取</w:t>
        </w:r>
      </w:ins>
      <w:ins w:id="468" w:author="小鑫鑫" w:date="2026-04-11T11:53:18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69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技能</w:t>
        </w:r>
      </w:ins>
      <w:ins w:id="471" w:author="小鑫鑫" w:date="2026-04-11T11:53:20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72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证书和</w:t>
        </w:r>
      </w:ins>
      <w:ins w:id="474" w:author="小鑫鑫" w:date="2026-04-11T11:53:32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75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学生</w:t>
        </w:r>
      </w:ins>
      <w:ins w:id="477" w:author="小鑫鑫" w:date="2026-04-11T11:53:27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78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专业</w:t>
        </w:r>
      </w:ins>
      <w:ins w:id="480" w:author="小鑫鑫" w:date="2026-04-11T11:53:28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81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认可度</w:t>
        </w:r>
      </w:ins>
      <w:ins w:id="483" w:author="小鑫鑫" w:date="2026-04-11T11:53:34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84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方面</w:t>
        </w:r>
      </w:ins>
      <w:ins w:id="486" w:author="小鑫鑫" w:date="2026-04-11T11:53:37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87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表现</w:t>
        </w:r>
      </w:ins>
      <w:ins w:id="489" w:author="小鑫鑫" w:date="2026-04-11T11:53:40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90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优异，</w:t>
        </w:r>
      </w:ins>
      <w:ins w:id="492" w:author="小鑫鑫" w:date="2026-04-11T11:53:41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93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但</w:t>
        </w:r>
      </w:ins>
      <w:ins w:id="495" w:author="小鑫鑫" w:date="2026-04-11T11:53:42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96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较</w:t>
        </w:r>
      </w:ins>
      <w:ins w:id="498" w:author="小鑫鑫" w:date="2026-04-11T11:53:46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499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上</w:t>
        </w:r>
      </w:ins>
      <w:ins w:id="501" w:author="小鑫鑫" w:date="2026-04-11T11:53:47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502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一学年</w:t>
        </w:r>
      </w:ins>
      <w:ins w:id="504" w:author="小鑫鑫" w:date="2026-04-11T11:53:49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505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呈现</w:t>
        </w:r>
      </w:ins>
      <w:ins w:id="507" w:author="小鑫鑫" w:date="2026-04-11T11:53:52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508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下降</w:t>
        </w:r>
      </w:ins>
      <w:ins w:id="510" w:author="小鑫鑫" w:date="2026-04-11T11:53:53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511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趋势，</w:t>
        </w:r>
      </w:ins>
      <w:ins w:id="513" w:author="小鑫鑫" w:date="2026-04-11T11:53:54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514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需</w:t>
        </w:r>
      </w:ins>
      <w:ins w:id="516" w:author="小鑫鑫" w:date="2026-04-11T11:53:58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517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及时</w:t>
        </w:r>
      </w:ins>
      <w:ins w:id="519" w:author="小鑫鑫" w:date="2026-04-11T11:53:59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520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分析</w:t>
        </w:r>
      </w:ins>
      <w:ins w:id="522" w:author="小鑫鑫" w:date="2026-04-11T11:54:04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523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下降</w:t>
        </w:r>
      </w:ins>
      <w:ins w:id="525" w:author="小鑫鑫" w:date="2026-04-11T11:54:05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526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原因，</w:t>
        </w:r>
      </w:ins>
      <w:ins w:id="528" w:author="小鑫鑫" w:date="2026-04-11T11:54:13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529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保持</w:t>
        </w:r>
      </w:ins>
      <w:ins w:id="531" w:author="小鑫鑫" w:date="2026-04-11T11:54:33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532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平稳</w:t>
        </w:r>
      </w:ins>
      <w:ins w:id="534" w:author="小鑫鑫" w:date="2026-04-11T11:54:34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535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发展</w:t>
        </w:r>
      </w:ins>
      <w:ins w:id="537" w:author="小鑫鑫" w:date="2026-04-11T11:54:35Z">
        <w:r>
          <w:rPr>
            <w:rFonts w:hint="default" w:eastAsia="Microsoft JhengHei"/>
            <w:color w:val="000000"/>
            <w:spacing w:val="-1"/>
            <w:position w:val="13"/>
            <w:lang w:val="en-US" w:eastAsia="zh-CN"/>
            <w:rPrChange w:id="538" w:author="小鑫鑫" w:date="2026-04-11T11:54:47Z">
              <w:rPr>
                <w:rFonts w:hint="eastAsia" w:eastAsia="宋体"/>
                <w:color w:val="155BBC"/>
                <w:spacing w:val="-3"/>
                <w:lang w:val="en-US" w:eastAsia="zh-CN"/>
              </w:rPr>
            </w:rPrChange>
          </w:rPr>
          <w:t>趋势。</w:t>
        </w:r>
      </w:ins>
      <w:del w:id="540" w:author="小鑫鑫" w:date="2026-04-11T11:48:47Z">
        <w:r>
          <w:rPr>
            <w:color w:val="000000"/>
            <w:spacing w:val="-1"/>
            <w:position w:val="13"/>
            <w:rPrChange w:id="541" w:author="小鑫鑫" w:date="2026-04-11T11:54:47Z">
              <w:rPr>
                <w:color w:val="155BBC"/>
                <w:spacing w:val="-4"/>
              </w:rPr>
            </w:rPrChange>
          </w:rPr>
          <w:delText>持续关注。</w:delText>
        </w:r>
      </w:del>
    </w:p>
    <w:p>
      <w:pPr>
        <w:pStyle w:val="2"/>
        <w:spacing w:before="114" w:line="174" w:lineRule="auto"/>
        <w:ind w:left="281"/>
      </w:pPr>
      <w:r>
        <w:rPr>
          <w:color w:val="2E8B2E"/>
          <w:spacing w:val="-5"/>
        </w:rPr>
        <w:t>绿色健康指标（6项</w:t>
      </w:r>
      <w:r>
        <w:rPr>
          <w:color w:val="2E8B2E"/>
        </w:rPr>
        <w:t>）：</w:t>
      </w:r>
    </w:p>
    <w:p>
      <w:pPr>
        <w:pStyle w:val="2"/>
        <w:spacing w:before="129" w:line="185" w:lineRule="auto"/>
        <w:ind w:left="34"/>
      </w:pPr>
      <w:r>
        <w:rPr>
          <w:color w:val="2E8B2E"/>
          <w:spacing w:val="-5"/>
        </w:rPr>
        <w:t>•</w:t>
      </w:r>
      <w:r>
        <w:rPr>
          <w:color w:val="2E8B2E"/>
          <w:spacing w:val="25"/>
        </w:rPr>
        <w:t xml:space="preserve"> </w:t>
      </w:r>
      <w:r>
        <w:rPr>
          <w:color w:val="2E8B2E"/>
          <w:spacing w:val="-5"/>
        </w:rPr>
        <w:t>生师比：18.0:1:1，趋势健康。</w:t>
      </w:r>
    </w:p>
    <w:p>
      <w:pPr>
        <w:pStyle w:val="2"/>
        <w:spacing w:before="114" w:line="185" w:lineRule="auto"/>
        <w:ind w:left="34"/>
      </w:pPr>
      <w:r>
        <w:rPr>
          <w:color w:val="2E8B2E"/>
          <w:spacing w:val="-6"/>
        </w:rPr>
        <w:t>•</w:t>
      </w:r>
      <w:r>
        <w:rPr>
          <w:color w:val="2E8B2E"/>
          <w:spacing w:val="21"/>
          <w:w w:val="101"/>
        </w:rPr>
        <w:t xml:space="preserve"> </w:t>
      </w:r>
      <w:r>
        <w:rPr>
          <w:color w:val="2E8B2E"/>
          <w:spacing w:val="-6"/>
        </w:rPr>
        <w:t>课程优良率：88.0%</w:t>
      </w:r>
      <w:del w:id="543" w:author="小鑫鑫" w:date="2026-04-11T12:09:06Z">
        <w:r>
          <w:rPr>
            <w:color w:val="2E8B2E"/>
            <w:spacing w:val="-6"/>
          </w:rPr>
          <w:delText>%</w:delText>
        </w:r>
      </w:del>
      <w:r>
        <w:rPr>
          <w:color w:val="2E8B2E"/>
          <w:spacing w:val="-6"/>
        </w:rPr>
        <w:t>，趋势健康。</w:t>
      </w:r>
    </w:p>
    <w:p>
      <w:pPr>
        <w:pStyle w:val="2"/>
        <w:spacing w:before="113" w:line="185" w:lineRule="auto"/>
        <w:ind w:left="34"/>
      </w:pPr>
      <w:r>
        <w:rPr>
          <w:color w:val="2E8B2E"/>
          <w:spacing w:val="-7"/>
        </w:rPr>
        <w:t>•</w:t>
      </w:r>
      <w:r>
        <w:rPr>
          <w:color w:val="2E8B2E"/>
          <w:spacing w:val="26"/>
          <w:w w:val="101"/>
        </w:rPr>
        <w:t xml:space="preserve"> </w:t>
      </w:r>
      <w:r>
        <w:rPr>
          <w:color w:val="2E8B2E"/>
          <w:spacing w:val="-7"/>
        </w:rPr>
        <w:t>毕业率：96.0%</w:t>
      </w:r>
      <w:del w:id="544" w:author="小鑫鑫" w:date="2026-04-11T12:09:07Z">
        <w:r>
          <w:rPr>
            <w:color w:val="2E8B2E"/>
            <w:spacing w:val="-7"/>
          </w:rPr>
          <w:delText>%</w:delText>
        </w:r>
      </w:del>
      <w:r>
        <w:rPr>
          <w:color w:val="2E8B2E"/>
          <w:spacing w:val="-7"/>
        </w:rPr>
        <w:t>，趋势健康。</w:t>
      </w:r>
    </w:p>
    <w:p>
      <w:pPr>
        <w:pStyle w:val="2"/>
        <w:spacing w:before="113" w:line="185" w:lineRule="auto"/>
        <w:ind w:left="34"/>
      </w:pPr>
      <w:r>
        <w:rPr>
          <w:color w:val="2E8B2E"/>
          <w:spacing w:val="-5"/>
        </w:rPr>
        <w:t>• 就业去向落实率：100.0%</w:t>
      </w:r>
      <w:del w:id="545" w:author="小鑫鑫" w:date="2026-04-11T12:09:08Z">
        <w:r>
          <w:rPr>
            <w:color w:val="2E8B2E"/>
            <w:spacing w:val="-5"/>
          </w:rPr>
          <w:delText>%</w:delText>
        </w:r>
      </w:del>
      <w:r>
        <w:rPr>
          <w:color w:val="2E8B2E"/>
          <w:spacing w:val="-5"/>
        </w:rPr>
        <w:t>，趋势健康。</w:t>
      </w:r>
    </w:p>
    <w:p>
      <w:pPr>
        <w:pStyle w:val="2"/>
        <w:spacing w:before="114" w:line="184" w:lineRule="auto"/>
        <w:ind w:left="34"/>
      </w:pPr>
      <w:r>
        <w:rPr>
          <w:color w:val="2E8B2E"/>
          <w:spacing w:val="-6"/>
        </w:rPr>
        <w:t>•</w:t>
      </w:r>
      <w:r>
        <w:rPr>
          <w:color w:val="2E8B2E"/>
          <w:spacing w:val="21"/>
          <w:w w:val="101"/>
        </w:rPr>
        <w:t xml:space="preserve"> </w:t>
      </w:r>
      <w:r>
        <w:rPr>
          <w:color w:val="2E8B2E"/>
          <w:spacing w:val="-6"/>
        </w:rPr>
        <w:t>专业相关度：71.0%</w:t>
      </w:r>
      <w:del w:id="546" w:author="小鑫鑫" w:date="2026-04-11T12:09:08Z">
        <w:r>
          <w:rPr>
            <w:color w:val="2E8B2E"/>
            <w:spacing w:val="-6"/>
          </w:rPr>
          <w:delText>%</w:delText>
        </w:r>
      </w:del>
      <w:r>
        <w:rPr>
          <w:color w:val="2E8B2E"/>
          <w:spacing w:val="-6"/>
        </w:rPr>
        <w:t>，趋势健康。</w:t>
      </w:r>
    </w:p>
    <w:p>
      <w:pPr>
        <w:pStyle w:val="2"/>
        <w:spacing w:before="115" w:line="185" w:lineRule="auto"/>
        <w:ind w:left="34"/>
        <w:rPr>
          <w:ins w:id="547" w:author="小鑫鑫" w:date="2026-04-11T11:49:17Z"/>
          <w:color w:val="2E8B2E"/>
          <w:spacing w:val="-4"/>
        </w:rPr>
      </w:pPr>
      <w:r>
        <w:rPr>
          <w:color w:val="2E8B2E"/>
          <w:spacing w:val="-4"/>
        </w:rPr>
        <w:t>• 企业订单学生占比：38.0%</w:t>
      </w:r>
      <w:del w:id="548" w:author="小鑫鑫" w:date="2026-04-11T12:09:09Z">
        <w:r>
          <w:rPr>
            <w:color w:val="2E8B2E"/>
            <w:spacing w:val="-4"/>
          </w:rPr>
          <w:delText>%</w:delText>
        </w:r>
      </w:del>
      <w:r>
        <w:rPr>
          <w:color w:val="2E8B2E"/>
          <w:spacing w:val="-4"/>
        </w:rPr>
        <w:t>，趋势健康。</w:t>
      </w:r>
    </w:p>
    <w:p>
      <w:pPr>
        <w:pStyle w:val="2"/>
        <w:spacing w:before="115" w:line="185" w:lineRule="auto"/>
        <w:ind w:left="34"/>
        <w:rPr>
          <w:rFonts w:hint="default" w:eastAsia="宋体"/>
          <w:color w:val="2E8B2E"/>
          <w:spacing w:val="-4"/>
          <w:lang w:val="en-US" w:eastAsia="zh-CN"/>
        </w:rPr>
      </w:pPr>
      <w:ins w:id="549" w:author="小鑫鑫" w:date="2026-04-11T11:49:24Z">
        <w:r>
          <w:rPr>
            <w:rFonts w:hint="eastAsia" w:eastAsia="宋体"/>
            <w:color w:val="2E8B2E"/>
            <w:spacing w:val="-4"/>
            <w:lang w:val="en-US" w:eastAsia="zh-CN"/>
          </w:rPr>
          <w:t>本</w:t>
        </w:r>
      </w:ins>
      <w:ins w:id="550" w:author="小鑫鑫" w:date="2026-04-11T11:49:26Z">
        <w:r>
          <w:rPr>
            <w:rFonts w:hint="eastAsia" w:eastAsia="宋体"/>
            <w:color w:val="2E8B2E"/>
            <w:spacing w:val="-4"/>
            <w:lang w:val="en-US" w:eastAsia="zh-CN"/>
          </w:rPr>
          <w:t>专业在</w:t>
        </w:r>
      </w:ins>
      <w:ins w:id="551" w:author="小鑫鑫" w:date="2026-04-11T11:49:40Z">
        <w:r>
          <w:rPr>
            <w:rFonts w:hint="eastAsia" w:eastAsia="宋体"/>
            <w:color w:val="2E8B2E"/>
            <w:spacing w:val="-4"/>
            <w:lang w:val="en-US" w:eastAsia="zh-CN"/>
          </w:rPr>
          <w:t>生</w:t>
        </w:r>
      </w:ins>
      <w:ins w:id="552" w:author="小鑫鑫" w:date="2026-04-11T11:49:41Z">
        <w:r>
          <w:rPr>
            <w:rFonts w:hint="eastAsia" w:eastAsia="宋体"/>
            <w:color w:val="2E8B2E"/>
            <w:spacing w:val="-4"/>
            <w:lang w:val="en-US" w:eastAsia="zh-CN"/>
          </w:rPr>
          <w:t>师</w:t>
        </w:r>
      </w:ins>
      <w:ins w:id="553" w:author="小鑫鑫" w:date="2026-04-11T11:49:42Z">
        <w:r>
          <w:rPr>
            <w:rFonts w:hint="eastAsia" w:eastAsia="宋体"/>
            <w:color w:val="2E8B2E"/>
            <w:spacing w:val="-4"/>
            <w:lang w:val="en-US" w:eastAsia="zh-CN"/>
          </w:rPr>
          <w:t>配比</w:t>
        </w:r>
      </w:ins>
      <w:ins w:id="554" w:author="小鑫鑫" w:date="2026-04-11T11:49:43Z">
        <w:r>
          <w:rPr>
            <w:rFonts w:hint="eastAsia" w:eastAsia="宋体"/>
            <w:color w:val="2E8B2E"/>
            <w:spacing w:val="-4"/>
            <w:lang w:val="en-US" w:eastAsia="zh-CN"/>
          </w:rPr>
          <w:t>、</w:t>
        </w:r>
      </w:ins>
      <w:ins w:id="555" w:author="小鑫鑫" w:date="2026-04-11T11:49:45Z">
        <w:r>
          <w:rPr>
            <w:rFonts w:hint="eastAsia" w:eastAsia="宋体"/>
            <w:color w:val="2E8B2E"/>
            <w:spacing w:val="-4"/>
            <w:lang w:val="en-US" w:eastAsia="zh-CN"/>
          </w:rPr>
          <w:t>课程</w:t>
        </w:r>
      </w:ins>
      <w:ins w:id="556" w:author="小鑫鑫" w:date="2026-04-11T11:49:46Z">
        <w:r>
          <w:rPr>
            <w:rFonts w:hint="eastAsia" w:eastAsia="宋体"/>
            <w:color w:val="2E8B2E"/>
            <w:spacing w:val="-4"/>
            <w:lang w:val="en-US" w:eastAsia="zh-CN"/>
          </w:rPr>
          <w:t>教学</w:t>
        </w:r>
      </w:ins>
      <w:ins w:id="557" w:author="小鑫鑫" w:date="2026-04-11T11:49:49Z">
        <w:r>
          <w:rPr>
            <w:rFonts w:hint="eastAsia" w:eastAsia="宋体"/>
            <w:color w:val="2E8B2E"/>
            <w:spacing w:val="-4"/>
            <w:lang w:val="en-US" w:eastAsia="zh-CN"/>
          </w:rPr>
          <w:t>效果</w:t>
        </w:r>
      </w:ins>
      <w:ins w:id="558" w:author="小鑫鑫" w:date="2026-04-11T11:49:50Z">
        <w:r>
          <w:rPr>
            <w:rFonts w:hint="eastAsia" w:eastAsia="宋体"/>
            <w:color w:val="2E8B2E"/>
            <w:spacing w:val="-4"/>
            <w:lang w:val="en-US" w:eastAsia="zh-CN"/>
          </w:rPr>
          <w:t>、</w:t>
        </w:r>
      </w:ins>
      <w:ins w:id="559" w:author="小鑫鑫" w:date="2026-04-11T11:49:52Z">
        <w:r>
          <w:rPr>
            <w:rFonts w:hint="eastAsia" w:eastAsia="宋体"/>
            <w:color w:val="2E8B2E"/>
            <w:spacing w:val="-4"/>
            <w:lang w:val="en-US" w:eastAsia="zh-CN"/>
          </w:rPr>
          <w:t>学生</w:t>
        </w:r>
      </w:ins>
      <w:ins w:id="560" w:author="小鑫鑫" w:date="2026-04-11T11:49:53Z">
        <w:r>
          <w:rPr>
            <w:rFonts w:hint="eastAsia" w:eastAsia="宋体"/>
            <w:color w:val="2E8B2E"/>
            <w:spacing w:val="-4"/>
            <w:lang w:val="en-US" w:eastAsia="zh-CN"/>
          </w:rPr>
          <w:t>毕业</w:t>
        </w:r>
      </w:ins>
      <w:ins w:id="561" w:author="小鑫鑫" w:date="2026-04-11T11:50:17Z">
        <w:r>
          <w:rPr>
            <w:rFonts w:hint="eastAsia" w:eastAsia="宋体"/>
            <w:color w:val="2E8B2E"/>
            <w:spacing w:val="-4"/>
            <w:lang w:val="en-US" w:eastAsia="zh-CN"/>
          </w:rPr>
          <w:t>就业</w:t>
        </w:r>
      </w:ins>
      <w:ins w:id="562" w:author="小鑫鑫" w:date="2026-04-11T11:50:18Z">
        <w:r>
          <w:rPr>
            <w:rFonts w:hint="eastAsia" w:eastAsia="宋体"/>
            <w:color w:val="2E8B2E"/>
            <w:spacing w:val="-4"/>
            <w:lang w:val="en-US" w:eastAsia="zh-CN"/>
          </w:rPr>
          <w:t>和</w:t>
        </w:r>
      </w:ins>
      <w:ins w:id="563" w:author="小鑫鑫" w:date="2026-04-11T11:50:23Z">
        <w:r>
          <w:rPr>
            <w:rFonts w:hint="eastAsia" w:eastAsia="宋体"/>
            <w:color w:val="2E8B2E"/>
            <w:spacing w:val="-4"/>
            <w:lang w:val="en-US" w:eastAsia="zh-CN"/>
          </w:rPr>
          <w:t>产教融合</w:t>
        </w:r>
      </w:ins>
      <w:ins w:id="564" w:author="小鑫鑫" w:date="2026-04-11T11:50:26Z">
        <w:r>
          <w:rPr>
            <w:rFonts w:hint="eastAsia" w:eastAsia="宋体"/>
            <w:color w:val="2E8B2E"/>
            <w:spacing w:val="-4"/>
            <w:lang w:val="en-US" w:eastAsia="zh-CN"/>
          </w:rPr>
          <w:t>方面</w:t>
        </w:r>
      </w:ins>
      <w:ins w:id="565" w:author="小鑫鑫" w:date="2026-04-11T11:50:27Z">
        <w:r>
          <w:rPr>
            <w:rFonts w:hint="eastAsia" w:eastAsia="宋体"/>
            <w:color w:val="2E8B2E"/>
            <w:spacing w:val="-4"/>
            <w:lang w:val="en-US" w:eastAsia="zh-CN"/>
          </w:rPr>
          <w:t>表现</w:t>
        </w:r>
      </w:ins>
      <w:ins w:id="566" w:author="小鑫鑫" w:date="2026-04-11T11:50:30Z">
        <w:r>
          <w:rPr>
            <w:rFonts w:hint="eastAsia" w:eastAsia="宋体"/>
            <w:color w:val="2E8B2E"/>
            <w:spacing w:val="-4"/>
            <w:lang w:val="en-US" w:eastAsia="zh-CN"/>
          </w:rPr>
          <w:t>优异，</w:t>
        </w:r>
      </w:ins>
      <w:ins w:id="567" w:author="小鑫鑫" w:date="2026-04-11T11:50:31Z">
        <w:r>
          <w:rPr>
            <w:rFonts w:hint="eastAsia" w:eastAsia="宋体"/>
            <w:color w:val="2E8B2E"/>
            <w:spacing w:val="-4"/>
            <w:lang w:val="en-US" w:eastAsia="zh-CN"/>
          </w:rPr>
          <w:t>需</w:t>
        </w:r>
      </w:ins>
      <w:ins w:id="568" w:author="小鑫鑫" w:date="2026-04-11T11:50:32Z">
        <w:r>
          <w:rPr>
            <w:rFonts w:hint="eastAsia" w:eastAsia="宋体"/>
            <w:color w:val="2E8B2E"/>
            <w:spacing w:val="-4"/>
            <w:lang w:val="en-US" w:eastAsia="zh-CN"/>
          </w:rPr>
          <w:t>继续</w:t>
        </w:r>
      </w:ins>
      <w:ins w:id="569" w:author="小鑫鑫" w:date="2026-04-11T11:50:33Z">
        <w:r>
          <w:rPr>
            <w:rFonts w:hint="eastAsia" w:eastAsia="宋体"/>
            <w:color w:val="2E8B2E"/>
            <w:spacing w:val="-4"/>
            <w:lang w:val="en-US" w:eastAsia="zh-CN"/>
          </w:rPr>
          <w:t>保持。</w:t>
        </w:r>
      </w:ins>
    </w:p>
    <w:p>
      <w:pPr>
        <w:pStyle w:val="2"/>
        <w:spacing w:before="284" w:line="184" w:lineRule="auto"/>
        <w:ind w:left="40"/>
        <w:rPr>
          <w:sz w:val="26"/>
          <w:szCs w:val="26"/>
        </w:rPr>
      </w:pPr>
      <w:r>
        <w:rPr>
          <w:color w:val="1A1A2E"/>
          <w:spacing w:val="-3"/>
          <w:sz w:val="26"/>
          <w:szCs w:val="26"/>
        </w:rPr>
        <w:t>三、综合改进建议</w:t>
      </w:r>
    </w:p>
    <w:p>
      <w:pPr>
        <w:pStyle w:val="2"/>
        <w:spacing w:before="114" w:line="185" w:lineRule="auto"/>
        <w:ind w:left="34"/>
        <w:rPr>
          <w:ins w:id="571" w:author="小鑫鑫" w:date="2026-04-11T12:03:39Z"/>
          <w:rFonts w:hint="default" w:eastAsia="Microsoft JhengHei"/>
          <w:color w:val="2E8B2E"/>
          <w:spacing w:val="-6"/>
          <w:lang w:val="en-US" w:eastAsia="zh-CN"/>
          <w:rPrChange w:id="572" w:author="小鑫鑫" w:date="2026-04-11T12:06:56Z">
            <w:rPr>
              <w:ins w:id="573" w:author="小鑫鑫" w:date="2026-04-11T12:03:39Z"/>
              <w:rFonts w:hint="default" w:eastAsia="宋体"/>
              <w:spacing w:val="13"/>
              <w:lang w:val="en-US" w:eastAsia="zh-CN"/>
            </w:rPr>
          </w:rPrChange>
        </w:rPr>
        <w:pPrChange w:id="570" w:author="小鑫鑫" w:date="2026-04-11T12:06:56Z">
          <w:pPr>
            <w:pStyle w:val="2"/>
            <w:spacing w:before="125" w:line="174" w:lineRule="auto"/>
            <w:ind w:left="29"/>
          </w:pPr>
        </w:pPrChange>
      </w:pPr>
      <w:del w:id="574" w:author="小鑫鑫" w:date="2026-04-11T12:03:22Z">
        <w:r>
          <w:rPr>
            <w:rFonts w:hint="default"/>
            <w:color w:val="2E8B2E"/>
            <w:spacing w:val="-6"/>
            <w:lang w:val="en-US"/>
            <w:rPrChange w:id="575" w:author="小鑫鑫" w:date="2026-04-11T12:06:56Z">
              <w:rPr>
                <w:rFonts w:hint="default"/>
                <w:spacing w:val="-2"/>
                <w:lang w:val="en-US"/>
              </w:rPr>
            </w:rPrChange>
          </w:rPr>
          <w:delText>2</w:delText>
        </w:r>
      </w:del>
      <w:ins w:id="577" w:author="小鑫鑫" w:date="2026-04-11T12:03:22Z">
        <w:r>
          <w:rPr>
            <w:rFonts w:hint="default" w:eastAsia="Microsoft JhengHei"/>
            <w:color w:val="2E8B2E"/>
            <w:spacing w:val="-6"/>
            <w:lang w:val="en-US" w:eastAsia="zh-CN"/>
            <w:rPrChange w:id="578" w:author="小鑫鑫" w:date="2026-04-11T12:06:56Z">
              <w:rPr>
                <w:rFonts w:hint="eastAsia" w:eastAsia="宋体"/>
                <w:spacing w:val="-2"/>
                <w:lang w:val="en-US" w:eastAsia="zh-CN"/>
              </w:rPr>
            </w:rPrChange>
          </w:rPr>
          <w:t>1</w:t>
        </w:r>
      </w:ins>
      <w:r>
        <w:rPr>
          <w:color w:val="2E8B2E"/>
          <w:spacing w:val="-6"/>
          <w:rPrChange w:id="580" w:author="小鑫鑫" w:date="2026-04-11T12:06:56Z">
            <w:rPr>
              <w:spacing w:val="-2"/>
            </w:rPr>
          </w:rPrChange>
        </w:rPr>
        <w:t>.</w:t>
      </w:r>
      <w:r>
        <w:rPr>
          <w:color w:val="2E8B2E"/>
          <w:spacing w:val="-6"/>
          <w:rPrChange w:id="581" w:author="小鑫鑫" w:date="2026-04-11T12:06:56Z">
            <w:rPr>
              <w:spacing w:val="13"/>
            </w:rPr>
          </w:rPrChange>
        </w:rPr>
        <w:t xml:space="preserve"> </w:t>
      </w:r>
      <w:ins w:id="582" w:author="小鑫鑫" w:date="2026-04-11T12:07:03Z">
        <w:r>
          <w:rPr>
            <w:rFonts w:hint="eastAsia"/>
            <w:color w:val="2E8B2E"/>
            <w:spacing w:val="-6"/>
            <w:lang w:val="en-US" w:eastAsia="zh-CN"/>
          </w:rPr>
          <w:t>寻</w:t>
        </w:r>
      </w:ins>
      <w:ins w:id="583" w:author="小鑫鑫" w:date="2026-04-11T12:03:41Z">
        <w:r>
          <w:rPr>
            <w:rFonts w:hint="default" w:eastAsia="Microsoft JhengHei"/>
            <w:color w:val="2E8B2E"/>
            <w:spacing w:val="-6"/>
            <w:lang w:val="en-US" w:eastAsia="zh-CN"/>
            <w:rPrChange w:id="584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求</w:t>
        </w:r>
      </w:ins>
      <w:ins w:id="586" w:author="小鑫鑫" w:date="2026-04-11T12:03:43Z">
        <w:r>
          <w:rPr>
            <w:rFonts w:hint="default" w:eastAsia="Microsoft JhengHei"/>
            <w:color w:val="2E8B2E"/>
            <w:spacing w:val="-6"/>
            <w:lang w:val="en-US" w:eastAsia="zh-CN"/>
            <w:rPrChange w:id="587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突破</w:t>
        </w:r>
      </w:ins>
      <w:ins w:id="589" w:author="小鑫鑫" w:date="2026-04-11T12:03:44Z">
        <w:r>
          <w:rPr>
            <w:rFonts w:hint="default" w:eastAsia="Microsoft JhengHei"/>
            <w:color w:val="2E8B2E"/>
            <w:spacing w:val="-6"/>
            <w:lang w:val="en-US" w:eastAsia="zh-CN"/>
            <w:rPrChange w:id="590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：</w:t>
        </w:r>
      </w:ins>
      <w:ins w:id="592" w:author="小鑫鑫" w:date="2026-04-11T12:03:48Z">
        <w:r>
          <w:rPr>
            <w:rFonts w:hint="default" w:eastAsia="Microsoft JhengHei"/>
            <w:color w:val="2E8B2E"/>
            <w:spacing w:val="-6"/>
            <w:lang w:val="en-US" w:eastAsia="zh-CN"/>
            <w:rPrChange w:id="593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提升</w:t>
        </w:r>
      </w:ins>
      <w:ins w:id="595" w:author="小鑫鑫" w:date="2026-04-11T12:03:50Z">
        <w:r>
          <w:rPr>
            <w:rFonts w:hint="default" w:eastAsia="Microsoft JhengHei"/>
            <w:color w:val="2E8B2E"/>
            <w:spacing w:val="-6"/>
            <w:lang w:val="en-US" w:eastAsia="zh-CN"/>
            <w:rPrChange w:id="596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红色</w:t>
        </w:r>
      </w:ins>
      <w:ins w:id="598" w:author="小鑫鑫" w:date="2026-04-11T12:04:01Z">
        <w:r>
          <w:rPr>
            <w:rFonts w:hint="default" w:eastAsia="Microsoft JhengHei"/>
            <w:color w:val="2E8B2E"/>
            <w:spacing w:val="-6"/>
            <w:lang w:val="en-US" w:eastAsia="zh-CN"/>
            <w:rPrChange w:id="599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异常</w:t>
        </w:r>
      </w:ins>
      <w:ins w:id="601" w:author="小鑫鑫" w:date="2026-04-11T12:04:02Z">
        <w:r>
          <w:rPr>
            <w:rFonts w:hint="default" w:eastAsia="Microsoft JhengHei"/>
            <w:color w:val="2E8B2E"/>
            <w:spacing w:val="-6"/>
            <w:lang w:val="en-US" w:eastAsia="zh-CN"/>
            <w:rPrChange w:id="602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指标</w:t>
        </w:r>
      </w:ins>
      <w:ins w:id="604" w:author="小鑫鑫" w:date="2026-04-11T12:04:03Z">
        <w:r>
          <w:rPr>
            <w:rFonts w:hint="default" w:eastAsia="Microsoft JhengHei"/>
            <w:color w:val="2E8B2E"/>
            <w:spacing w:val="-6"/>
            <w:lang w:val="en-US" w:eastAsia="zh-CN"/>
            <w:rPrChange w:id="605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（</w:t>
        </w:r>
      </w:ins>
      <w:ins w:id="607" w:author="小鑫鑫" w:date="2026-04-11T12:04:06Z">
        <w:r>
          <w:rPr>
            <w:rFonts w:hint="default" w:eastAsia="Microsoft JhengHei"/>
            <w:color w:val="2E8B2E"/>
            <w:spacing w:val="-6"/>
            <w:lang w:val="en-US" w:eastAsia="zh-CN"/>
            <w:rPrChange w:id="608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指标</w:t>
        </w:r>
      </w:ins>
      <w:ins w:id="610" w:author="小鑫鑫" w:date="2026-04-11T12:04:08Z">
        <w:r>
          <w:rPr>
            <w:rFonts w:hint="default" w:eastAsia="Microsoft JhengHei"/>
            <w:color w:val="2E8B2E"/>
            <w:spacing w:val="-6"/>
            <w:lang w:val="en-US" w:eastAsia="zh-CN"/>
            <w:rPrChange w:id="611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名称</w:t>
        </w:r>
      </w:ins>
      <w:ins w:id="613" w:author="小鑫鑫" w:date="2026-04-11T12:04:09Z">
        <w:r>
          <w:rPr>
            <w:rFonts w:hint="default" w:eastAsia="Microsoft JhengHei"/>
            <w:color w:val="2E8B2E"/>
            <w:spacing w:val="-6"/>
            <w:lang w:val="en-US" w:eastAsia="zh-CN"/>
            <w:rPrChange w:id="614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），</w:t>
        </w:r>
      </w:ins>
      <w:ins w:id="616" w:author="小鑫鑫" w:date="2026-04-11T12:04:16Z">
        <w:r>
          <w:rPr>
            <w:rFonts w:hint="default" w:eastAsia="Microsoft JhengHei"/>
            <w:color w:val="2E8B2E"/>
            <w:spacing w:val="-6"/>
            <w:lang w:val="en-US" w:eastAsia="zh-CN"/>
            <w:rPrChange w:id="617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分析</w:t>
        </w:r>
      </w:ins>
      <w:ins w:id="619" w:author="小鑫鑫" w:date="2026-04-11T12:04:17Z">
        <w:r>
          <w:rPr>
            <w:rFonts w:hint="default" w:eastAsia="Microsoft JhengHei"/>
            <w:color w:val="2E8B2E"/>
            <w:spacing w:val="-6"/>
            <w:lang w:val="en-US" w:eastAsia="zh-CN"/>
            <w:rPrChange w:id="620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原因，</w:t>
        </w:r>
      </w:ins>
      <w:ins w:id="622" w:author="小鑫鑫" w:date="2026-04-11T12:04:52Z">
        <w:r>
          <w:rPr>
            <w:rFonts w:hint="default" w:eastAsia="Microsoft JhengHei"/>
            <w:color w:val="2E8B2E"/>
            <w:spacing w:val="-6"/>
            <w:lang w:val="en-US" w:eastAsia="zh-CN"/>
            <w:rPrChange w:id="623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精准</w:t>
        </w:r>
      </w:ins>
      <w:ins w:id="625" w:author="小鑫鑫" w:date="2026-04-11T12:04:53Z">
        <w:r>
          <w:rPr>
            <w:rFonts w:hint="default" w:eastAsia="Microsoft JhengHei"/>
            <w:color w:val="2E8B2E"/>
            <w:spacing w:val="-6"/>
            <w:lang w:val="en-US" w:eastAsia="zh-CN"/>
            <w:rPrChange w:id="626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突破</w:t>
        </w:r>
      </w:ins>
      <w:ins w:id="628" w:author="小鑫鑫" w:date="2026-04-11T12:06:04Z">
        <w:r>
          <w:rPr>
            <w:rFonts w:hint="default" w:eastAsia="Microsoft JhengHei"/>
            <w:color w:val="2E8B2E"/>
            <w:spacing w:val="-6"/>
            <w:lang w:val="en-US" w:eastAsia="zh-CN"/>
            <w:rPrChange w:id="629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；</w:t>
        </w:r>
      </w:ins>
      <w:ins w:id="631" w:author="小鑫鑫" w:date="2026-04-11T12:06:06Z">
        <w:r>
          <w:rPr>
            <w:rFonts w:hint="default" w:eastAsia="Microsoft JhengHei"/>
            <w:color w:val="2E8B2E"/>
            <w:spacing w:val="-6"/>
            <w:lang w:val="en-US" w:eastAsia="zh-CN"/>
            <w:rPrChange w:id="632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借鉴</w:t>
        </w:r>
      </w:ins>
      <w:ins w:id="634" w:author="小鑫鑫" w:date="2026-04-11T12:06:08Z">
        <w:r>
          <w:rPr>
            <w:rFonts w:hint="default" w:eastAsia="Microsoft JhengHei"/>
            <w:color w:val="2E8B2E"/>
            <w:spacing w:val="-6"/>
            <w:lang w:val="en-US" w:eastAsia="zh-CN"/>
            <w:rPrChange w:id="635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其他</w:t>
        </w:r>
      </w:ins>
      <w:ins w:id="637" w:author="小鑫鑫" w:date="2026-04-11T12:06:09Z">
        <w:r>
          <w:rPr>
            <w:rFonts w:hint="default" w:eastAsia="Microsoft JhengHei"/>
            <w:color w:val="2E8B2E"/>
            <w:spacing w:val="-6"/>
            <w:lang w:val="en-US" w:eastAsia="zh-CN"/>
            <w:rPrChange w:id="638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专业</w:t>
        </w:r>
      </w:ins>
      <w:ins w:id="640" w:author="小鑫鑫" w:date="2026-04-11T12:06:19Z">
        <w:r>
          <w:rPr>
            <w:rFonts w:hint="default" w:eastAsia="Microsoft JhengHei"/>
            <w:color w:val="2E8B2E"/>
            <w:spacing w:val="-6"/>
            <w:lang w:val="en-US" w:eastAsia="zh-CN"/>
            <w:rPrChange w:id="641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宝贵</w:t>
        </w:r>
      </w:ins>
      <w:ins w:id="643" w:author="小鑫鑫" w:date="2026-04-11T12:06:20Z">
        <w:r>
          <w:rPr>
            <w:rFonts w:hint="default" w:eastAsia="Microsoft JhengHei"/>
            <w:color w:val="2E8B2E"/>
            <w:spacing w:val="-6"/>
            <w:lang w:val="en-US" w:eastAsia="zh-CN"/>
            <w:rPrChange w:id="644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经验</w:t>
        </w:r>
      </w:ins>
      <w:ins w:id="646" w:author="小鑫鑫" w:date="2026-04-11T12:06:22Z">
        <w:r>
          <w:rPr>
            <w:rFonts w:hint="default" w:eastAsia="Microsoft JhengHei"/>
            <w:color w:val="2E8B2E"/>
            <w:spacing w:val="-6"/>
            <w:lang w:val="en-US" w:eastAsia="zh-CN"/>
            <w:rPrChange w:id="647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，</w:t>
        </w:r>
      </w:ins>
      <w:ins w:id="649" w:author="小鑫鑫" w:date="2026-04-11T12:06:46Z">
        <w:r>
          <w:rPr>
            <w:rFonts w:hint="default" w:eastAsia="Microsoft JhengHei"/>
            <w:color w:val="2E8B2E"/>
            <w:spacing w:val="-6"/>
            <w:lang w:val="en-US" w:eastAsia="zh-CN"/>
            <w:rPrChange w:id="650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明确</w:t>
        </w:r>
      </w:ins>
      <w:ins w:id="652" w:author="小鑫鑫" w:date="2026-04-11T12:06:48Z">
        <w:r>
          <w:rPr>
            <w:rFonts w:hint="default" w:eastAsia="Microsoft JhengHei"/>
            <w:color w:val="2E8B2E"/>
            <w:spacing w:val="-6"/>
            <w:lang w:val="en-US" w:eastAsia="zh-CN"/>
            <w:rPrChange w:id="653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特色化</w:t>
        </w:r>
      </w:ins>
      <w:ins w:id="655" w:author="小鑫鑫" w:date="2026-04-11T12:06:51Z">
        <w:r>
          <w:rPr>
            <w:rFonts w:hint="default" w:eastAsia="Microsoft JhengHei"/>
            <w:color w:val="2E8B2E"/>
            <w:spacing w:val="-6"/>
            <w:lang w:val="en-US" w:eastAsia="zh-CN"/>
            <w:rPrChange w:id="656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发展</w:t>
        </w:r>
      </w:ins>
      <w:ins w:id="658" w:author="小鑫鑫" w:date="2026-04-11T12:06:52Z">
        <w:r>
          <w:rPr>
            <w:rFonts w:hint="default" w:eastAsia="Microsoft JhengHei"/>
            <w:color w:val="2E8B2E"/>
            <w:spacing w:val="-6"/>
            <w:lang w:val="en-US" w:eastAsia="zh-CN"/>
            <w:rPrChange w:id="659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路径</w:t>
        </w:r>
      </w:ins>
      <w:ins w:id="661" w:author="小鑫鑫" w:date="2026-04-11T12:04:29Z">
        <w:r>
          <w:rPr>
            <w:rFonts w:hint="default" w:eastAsia="Microsoft JhengHei"/>
            <w:color w:val="2E8B2E"/>
            <w:spacing w:val="-6"/>
            <w:lang w:val="en-US" w:eastAsia="zh-CN"/>
            <w:rPrChange w:id="662" w:author="小鑫鑫" w:date="2026-04-11T12:06:56Z">
              <w:rPr>
                <w:rFonts w:hint="eastAsia" w:eastAsia="宋体"/>
                <w:spacing w:val="13"/>
                <w:lang w:val="en-US" w:eastAsia="zh-CN"/>
              </w:rPr>
            </w:rPrChange>
          </w:rPr>
          <w:t>。</w:t>
        </w:r>
      </w:ins>
    </w:p>
    <w:p>
      <w:pPr>
        <w:pStyle w:val="2"/>
        <w:spacing w:before="125" w:line="174" w:lineRule="auto"/>
        <w:ind w:left="29"/>
      </w:pPr>
      <w:ins w:id="664" w:author="小鑫鑫" w:date="2026-04-11T12:04:56Z">
        <w:r>
          <w:rPr>
            <w:rFonts w:hint="eastAsia" w:eastAsia="宋体"/>
            <w:spacing w:val="-2"/>
            <w:lang w:val="en-US" w:eastAsia="zh-CN"/>
          </w:rPr>
          <w:t>2.</w:t>
        </w:r>
      </w:ins>
      <w:r>
        <w:rPr>
          <w:spacing w:val="-2"/>
        </w:rPr>
        <w:t>重点提升：改善黄色预警指标（在校生满意度</w:t>
      </w:r>
      <w:r>
        <w:rPr>
          <w:spacing w:val="2"/>
        </w:rPr>
        <w:t>），</w:t>
      </w:r>
      <w:r>
        <w:rPr>
          <w:spacing w:val="-2"/>
        </w:rPr>
        <w:t>制定针对性改进计划</w:t>
      </w:r>
      <w:ins w:id="665" w:author="小鑫鑫" w:date="2026-04-11T12:07:14Z">
        <w:r>
          <w:rPr>
            <w:rFonts w:hint="eastAsia" w:eastAsia="宋体"/>
            <w:spacing w:val="-2"/>
            <w:lang w:eastAsia="zh-CN"/>
          </w:rPr>
          <w:t>，</w:t>
        </w:r>
      </w:ins>
      <w:ins w:id="666" w:author="小鑫鑫" w:date="2026-04-11T12:07:15Z">
        <w:r>
          <w:rPr>
            <w:rFonts w:hint="eastAsia" w:eastAsia="宋体"/>
            <w:spacing w:val="-2"/>
            <w:lang w:val="en-US" w:eastAsia="zh-CN"/>
          </w:rPr>
          <w:t>避免</w:t>
        </w:r>
      </w:ins>
      <w:ins w:id="667" w:author="小鑫鑫" w:date="2026-04-11T12:07:22Z">
        <w:r>
          <w:rPr>
            <w:rFonts w:hint="eastAsia" w:eastAsia="宋体"/>
            <w:spacing w:val="-2"/>
            <w:lang w:val="en-US" w:eastAsia="zh-CN"/>
          </w:rPr>
          <w:t>现状</w:t>
        </w:r>
      </w:ins>
      <w:ins w:id="668" w:author="小鑫鑫" w:date="2026-04-11T12:07:24Z">
        <w:r>
          <w:rPr>
            <w:rFonts w:hint="eastAsia" w:eastAsia="宋体"/>
            <w:spacing w:val="-2"/>
            <w:lang w:val="en-US" w:eastAsia="zh-CN"/>
          </w:rPr>
          <w:t>恶化</w:t>
        </w:r>
      </w:ins>
      <w:r>
        <w:rPr>
          <w:spacing w:val="-2"/>
        </w:rPr>
        <w:t>。</w:t>
      </w:r>
    </w:p>
    <w:p>
      <w:pPr>
        <w:pStyle w:val="2"/>
        <w:spacing w:before="128" w:line="208" w:lineRule="auto"/>
        <w:ind w:left="28"/>
        <w:rPr>
          <w:del w:id="669" w:author="小鑫鑫" w:date="2026-04-11T12:07:34Z"/>
        </w:rPr>
      </w:pPr>
      <w:del w:id="670" w:author="小鑫鑫" w:date="2026-04-11T12:05:08Z">
        <w:r>
          <w:rPr>
            <w:rFonts w:hint="default"/>
            <w:lang w:val="en-US"/>
          </w:rPr>
          <w:delText>3</w:delText>
        </w:r>
      </w:del>
      <w:ins w:id="671" w:author="小鑫鑫" w:date="2026-04-11T12:05:08Z">
        <w:r>
          <w:rPr>
            <w:rFonts w:hint="eastAsia" w:eastAsia="宋体"/>
            <w:lang w:val="en-US" w:eastAsia="zh-CN"/>
          </w:rPr>
          <w:t>3</w:t>
        </w:r>
      </w:ins>
      <w:r>
        <w:t>. 持续关注：保持蓝色指标（招生计划完成率</w:t>
      </w:r>
      <w:ins w:id="672" w:author="小鑫鑫" w:date="2026-04-11T12:09:14Z">
        <w:r>
          <w:rPr>
            <w:rFonts w:hint="eastAsia" w:eastAsia="宋体"/>
            <w:lang w:eastAsia="zh-CN"/>
          </w:rPr>
          <w:t>，</w:t>
        </w:r>
      </w:ins>
      <w:del w:id="673" w:author="小鑫鑫" w:date="2026-04-11T12:09:14Z">
        <w:r>
          <w:rPr/>
          <w:delText>,</w:delText>
        </w:r>
      </w:del>
      <w:r>
        <w:t xml:space="preserve"> 技能证书通过率</w:t>
      </w:r>
      <w:ins w:id="674" w:author="小鑫鑫" w:date="2026-04-11T12:09:18Z">
        <w:r>
          <w:rPr>
            <w:rFonts w:hint="eastAsia" w:eastAsia="宋体"/>
            <w:lang w:eastAsia="zh-CN"/>
          </w:rPr>
          <w:t>，</w:t>
        </w:r>
      </w:ins>
      <w:del w:id="675" w:author="小鑫鑫" w:date="2026-04-11T12:09:18Z">
        <w:r>
          <w:rPr/>
          <w:delText>,</w:delText>
        </w:r>
      </w:del>
      <w:bookmarkStart w:id="0" w:name="_GoBack"/>
      <w:bookmarkEnd w:id="0"/>
    </w:p>
    <w:p>
      <w:pPr>
        <w:pStyle w:val="2"/>
        <w:spacing w:before="128" w:line="208" w:lineRule="auto"/>
        <w:ind w:left="28"/>
        <w:rPr>
          <w:ins w:id="677" w:author="小鑫鑫" w:date="2026-04-11T12:05:16Z"/>
          <w:spacing w:val="-3"/>
        </w:rPr>
        <w:pPrChange w:id="676" w:author="小鑫鑫" w:date="2026-04-11T12:07:34Z">
          <w:pPr>
            <w:pStyle w:val="2"/>
            <w:spacing w:before="1" w:line="174" w:lineRule="auto"/>
            <w:ind w:left="32"/>
          </w:pPr>
        </w:pPrChange>
      </w:pPr>
      <w:r>
        <w:rPr>
          <w:spacing w:val="-3"/>
        </w:rPr>
        <w:t>毕业生满意度）的稳定性，防止进一步下滑。</w:t>
      </w:r>
    </w:p>
    <w:p>
      <w:pPr>
        <w:pStyle w:val="2"/>
        <w:spacing w:before="1" w:line="174" w:lineRule="auto"/>
        <w:ind w:left="32"/>
        <w:rPr>
          <w:rFonts w:hint="default" w:eastAsia="宋体"/>
          <w:spacing w:val="-3"/>
          <w:lang w:val="en-US" w:eastAsia="zh-CN"/>
        </w:rPr>
      </w:pPr>
      <w:ins w:id="678" w:author="小鑫鑫" w:date="2026-04-11T12:05:17Z">
        <w:r>
          <w:rPr>
            <w:rFonts w:hint="eastAsia" w:eastAsia="宋体"/>
            <w:spacing w:val="-3"/>
            <w:lang w:val="en-US" w:eastAsia="zh-CN"/>
          </w:rPr>
          <w:t>4.</w:t>
        </w:r>
      </w:ins>
      <w:ins w:id="679" w:author="小鑫鑫" w:date="2026-04-11T12:05:22Z">
        <w:r>
          <w:rPr>
            <w:rFonts w:hint="eastAsia" w:eastAsia="宋体"/>
            <w:spacing w:val="-3"/>
            <w:lang w:val="en-US" w:eastAsia="zh-CN"/>
          </w:rPr>
          <w:t>稳步</w:t>
        </w:r>
      </w:ins>
      <w:ins w:id="680" w:author="小鑫鑫" w:date="2026-04-11T12:05:23Z">
        <w:r>
          <w:rPr>
            <w:rFonts w:hint="eastAsia" w:eastAsia="宋体"/>
            <w:spacing w:val="-3"/>
            <w:lang w:val="en-US" w:eastAsia="zh-CN"/>
          </w:rPr>
          <w:t>发展：</w:t>
        </w:r>
      </w:ins>
      <w:ins w:id="681" w:author="小鑫鑫" w:date="2026-04-11T12:05:39Z">
        <w:r>
          <w:rPr>
            <w:rFonts w:hint="eastAsia" w:eastAsia="宋体"/>
            <w:spacing w:val="-3"/>
            <w:lang w:val="en-US" w:eastAsia="zh-CN"/>
          </w:rPr>
          <w:t>增强</w:t>
        </w:r>
      </w:ins>
      <w:ins w:id="682" w:author="小鑫鑫" w:date="2026-04-11T12:05:41Z">
        <w:r>
          <w:rPr>
            <w:rFonts w:hint="eastAsia" w:eastAsia="宋体"/>
            <w:spacing w:val="-3"/>
            <w:lang w:val="en-US" w:eastAsia="zh-CN"/>
          </w:rPr>
          <w:t>绿色</w:t>
        </w:r>
      </w:ins>
      <w:ins w:id="683" w:author="小鑫鑫" w:date="2026-04-11T12:05:42Z">
        <w:r>
          <w:rPr>
            <w:rFonts w:hint="eastAsia" w:eastAsia="宋体"/>
            <w:spacing w:val="-3"/>
            <w:lang w:val="en-US" w:eastAsia="zh-CN"/>
          </w:rPr>
          <w:t>指标（</w:t>
        </w:r>
      </w:ins>
      <w:ins w:id="684" w:author="小鑫鑫" w:date="2026-04-11T12:05:43Z">
        <w:r>
          <w:rPr>
            <w:rFonts w:hint="eastAsia" w:eastAsia="宋体"/>
            <w:spacing w:val="-3"/>
            <w:lang w:val="en-US" w:eastAsia="zh-CN"/>
          </w:rPr>
          <w:t>指标</w:t>
        </w:r>
      </w:ins>
      <w:ins w:id="685" w:author="小鑫鑫" w:date="2026-04-11T12:05:45Z">
        <w:r>
          <w:rPr>
            <w:rFonts w:hint="eastAsia" w:eastAsia="宋体"/>
            <w:spacing w:val="-3"/>
            <w:lang w:val="en-US" w:eastAsia="zh-CN"/>
          </w:rPr>
          <w:t>名称）</w:t>
        </w:r>
      </w:ins>
      <w:ins w:id="686" w:author="小鑫鑫" w:date="2026-04-11T12:05:49Z">
        <w:r>
          <w:rPr>
            <w:rFonts w:hint="eastAsia" w:eastAsia="宋体"/>
            <w:spacing w:val="-3"/>
            <w:lang w:val="en-US" w:eastAsia="zh-CN"/>
          </w:rPr>
          <w:t>的</w:t>
        </w:r>
      </w:ins>
      <w:ins w:id="687" w:author="小鑫鑫" w:date="2026-04-11T12:05:50Z">
        <w:r>
          <w:rPr>
            <w:rFonts w:hint="eastAsia" w:eastAsia="宋体"/>
            <w:spacing w:val="-3"/>
            <w:lang w:val="en-US" w:eastAsia="zh-CN"/>
          </w:rPr>
          <w:t>稳定</w:t>
        </w:r>
      </w:ins>
      <w:ins w:id="688" w:author="小鑫鑫" w:date="2026-04-11T12:05:53Z">
        <w:r>
          <w:rPr>
            <w:rFonts w:hint="eastAsia" w:eastAsia="宋体"/>
            <w:spacing w:val="-3"/>
            <w:lang w:val="en-US" w:eastAsia="zh-CN"/>
          </w:rPr>
          <w:t>性，</w:t>
        </w:r>
      </w:ins>
      <w:ins w:id="689" w:author="小鑫鑫" w:date="2026-04-11T12:08:01Z">
        <w:r>
          <w:rPr>
            <w:rFonts w:hint="eastAsia" w:eastAsia="宋体"/>
            <w:spacing w:val="-3"/>
            <w:lang w:val="en-US" w:eastAsia="zh-CN"/>
          </w:rPr>
          <w:t>及时</w:t>
        </w:r>
      </w:ins>
      <w:ins w:id="690" w:author="小鑫鑫" w:date="2026-04-11T12:05:54Z">
        <w:r>
          <w:rPr>
            <w:rFonts w:hint="eastAsia" w:eastAsia="宋体"/>
            <w:spacing w:val="-3"/>
            <w:lang w:val="en-US" w:eastAsia="zh-CN"/>
          </w:rPr>
          <w:t>总结</w:t>
        </w:r>
      </w:ins>
      <w:ins w:id="691" w:author="小鑫鑫" w:date="2026-04-11T12:05:59Z">
        <w:r>
          <w:rPr>
            <w:rFonts w:hint="eastAsia" w:eastAsia="宋体"/>
            <w:spacing w:val="-3"/>
            <w:lang w:val="en-US" w:eastAsia="zh-CN"/>
          </w:rPr>
          <w:t>建设</w:t>
        </w:r>
      </w:ins>
      <w:ins w:id="692" w:author="小鑫鑫" w:date="2026-04-11T12:06:00Z">
        <w:r>
          <w:rPr>
            <w:rFonts w:hint="eastAsia" w:eastAsia="宋体"/>
            <w:spacing w:val="-3"/>
            <w:lang w:val="en-US" w:eastAsia="zh-CN"/>
          </w:rPr>
          <w:t>经验</w:t>
        </w:r>
      </w:ins>
      <w:ins w:id="693" w:author="小鑫鑫" w:date="2026-04-11T12:07:53Z">
        <w:r>
          <w:rPr>
            <w:rFonts w:hint="eastAsia" w:eastAsia="宋体"/>
            <w:spacing w:val="-3"/>
            <w:lang w:val="en-US" w:eastAsia="zh-CN"/>
          </w:rPr>
          <w:t>并</w:t>
        </w:r>
      </w:ins>
      <w:ins w:id="694" w:author="小鑫鑫" w:date="2026-04-11T12:08:04Z">
        <w:r>
          <w:rPr>
            <w:rFonts w:hint="eastAsia" w:eastAsia="宋体"/>
            <w:spacing w:val="-3"/>
            <w:lang w:val="en-US" w:eastAsia="zh-CN"/>
          </w:rPr>
          <w:t>迁移</w:t>
        </w:r>
      </w:ins>
      <w:ins w:id="695" w:author="小鑫鑫" w:date="2026-04-11T12:08:05Z">
        <w:r>
          <w:rPr>
            <w:rFonts w:hint="eastAsia" w:eastAsia="宋体"/>
            <w:spacing w:val="-3"/>
            <w:lang w:val="en-US" w:eastAsia="zh-CN"/>
          </w:rPr>
          <w:t>至</w:t>
        </w:r>
      </w:ins>
      <w:ins w:id="696" w:author="小鑫鑫" w:date="2026-04-11T12:08:09Z">
        <w:r>
          <w:rPr>
            <w:rFonts w:hint="eastAsia" w:eastAsia="宋体"/>
            <w:spacing w:val="-3"/>
            <w:lang w:val="en-US" w:eastAsia="zh-CN"/>
          </w:rPr>
          <w:t>其他指标</w:t>
        </w:r>
      </w:ins>
      <w:ins w:id="697" w:author="小鑫鑫" w:date="2026-04-11T12:08:16Z">
        <w:r>
          <w:rPr>
            <w:rFonts w:hint="eastAsia" w:eastAsia="宋体"/>
            <w:spacing w:val="-3"/>
            <w:lang w:val="en-US" w:eastAsia="zh-CN"/>
          </w:rPr>
          <w:t>，</w:t>
        </w:r>
      </w:ins>
      <w:ins w:id="698" w:author="小鑫鑫" w:date="2026-04-11T12:08:18Z">
        <w:r>
          <w:rPr>
            <w:rFonts w:hint="eastAsia" w:eastAsia="宋体"/>
            <w:spacing w:val="-3"/>
            <w:lang w:val="en-US" w:eastAsia="zh-CN"/>
          </w:rPr>
          <w:t>实现</w:t>
        </w:r>
      </w:ins>
      <w:ins w:id="699" w:author="小鑫鑫" w:date="2026-04-11T12:08:24Z">
        <w:r>
          <w:rPr>
            <w:rFonts w:hint="eastAsia" w:eastAsia="宋体"/>
            <w:spacing w:val="-3"/>
            <w:lang w:val="en-US" w:eastAsia="zh-CN"/>
          </w:rPr>
          <w:t>本</w:t>
        </w:r>
      </w:ins>
      <w:ins w:id="700" w:author="小鑫鑫" w:date="2026-04-11T12:08:25Z">
        <w:r>
          <w:rPr>
            <w:rFonts w:hint="eastAsia" w:eastAsia="宋体"/>
            <w:spacing w:val="-3"/>
            <w:lang w:val="en-US" w:eastAsia="zh-CN"/>
          </w:rPr>
          <w:t>专业</w:t>
        </w:r>
      </w:ins>
      <w:ins w:id="701" w:author="小鑫鑫" w:date="2026-04-11T12:08:26Z">
        <w:r>
          <w:rPr>
            <w:rFonts w:hint="eastAsia" w:eastAsia="宋体"/>
            <w:spacing w:val="-3"/>
            <w:lang w:val="en-US" w:eastAsia="zh-CN"/>
          </w:rPr>
          <w:t>全面</w:t>
        </w:r>
      </w:ins>
      <w:ins w:id="702" w:author="小鑫鑫" w:date="2026-04-11T12:08:32Z">
        <w:r>
          <w:rPr>
            <w:rFonts w:hint="eastAsia" w:eastAsia="宋体"/>
            <w:spacing w:val="-3"/>
            <w:lang w:val="en-US" w:eastAsia="zh-CN"/>
          </w:rPr>
          <w:t>华为</w:t>
        </w:r>
      </w:ins>
      <w:ins w:id="703" w:author="小鑫鑫" w:date="2026-04-11T12:08:33Z">
        <w:r>
          <w:rPr>
            <w:rFonts w:hint="eastAsia" w:eastAsia="宋体"/>
            <w:spacing w:val="-3"/>
            <w:lang w:val="en-US" w:eastAsia="zh-CN"/>
          </w:rPr>
          <w:t>统筹发展</w:t>
        </w:r>
      </w:ins>
      <w:ins w:id="704" w:author="小鑫鑫" w:date="2026-04-11T12:08:34Z">
        <w:r>
          <w:rPr>
            <w:rFonts w:hint="eastAsia" w:eastAsia="宋体"/>
            <w:spacing w:val="-3"/>
            <w:lang w:val="en-US" w:eastAsia="zh-CN"/>
          </w:rPr>
          <w:t>。</w:t>
        </w:r>
      </w:ins>
    </w:p>
    <w:p>
      <w:pPr>
        <w:spacing w:line="439" w:lineRule="auto"/>
        <w:rPr>
          <w:rFonts w:ascii="Arial"/>
          <w:sz w:val="21"/>
        </w:rPr>
      </w:pPr>
    </w:p>
    <w:p>
      <w:pPr>
        <w:spacing w:before="1" w:line="20" w:lineRule="exact"/>
        <w:ind w:firstLine="10"/>
      </w:pPr>
      <w:r>
        <w:pict>
          <v:shape id="_x0000_s1027" o:spid="_x0000_s1027" style="height:1pt;width:470.9pt;" filled="f" stroked="t" coordsize="9417,20" path="m10,10l9407,10e">
            <v:fill on="f" focussize="0,0"/>
            <v:stroke weight="1pt" color="#DDDDDD" miterlimit="10" joinstyle="miter" endcap="round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before="98" w:line="212" w:lineRule="auto"/>
        <w:ind w:left="1605"/>
      </w:pPr>
      <w:r>
        <w:rPr>
          <w:color w:val="808080"/>
          <w:spacing w:val="-3"/>
        </w:rPr>
        <w:t>本报告由专业发展智诊系统自动生成  |</w:t>
      </w:r>
      <w:r>
        <w:rPr>
          <w:color w:val="808080"/>
          <w:spacing w:val="14"/>
          <w:w w:val="101"/>
        </w:rPr>
        <w:t xml:space="preserve"> </w:t>
      </w:r>
      <w:r>
        <w:rPr>
          <w:color w:val="808080"/>
          <w:spacing w:val="-3"/>
        </w:rPr>
        <w:t>生成时间：2026-04-1</w:t>
      </w:r>
      <w:r>
        <w:rPr>
          <w:color w:val="808080"/>
          <w:spacing w:val="-4"/>
        </w:rPr>
        <w:t>1</w:t>
      </w:r>
      <w:r>
        <w:rPr>
          <w:color w:val="808080"/>
          <w:spacing w:val="19"/>
        </w:rPr>
        <w:t xml:space="preserve"> </w:t>
      </w:r>
      <w:r>
        <w:rPr>
          <w:color w:val="808080"/>
          <w:spacing w:val="-4"/>
        </w:rPr>
        <w:t>11:25:49</w:t>
      </w:r>
    </w:p>
    <w:sectPr>
      <w:pgSz w:w="11906" w:h="16838"/>
      <w:pgMar w:top="1250" w:right="1233" w:bottom="0" w:left="123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鑫鑫">
    <w15:presenceInfo w15:providerId="WPS Office" w15:userId="6743434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trackRevisions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AwMDhjNmVmZTJhMmUyZTI3ZTRmYjA1ZmJmMDMzMzAifQ=="/>
  </w:docVars>
  <w:rsids>
    <w:rsidRoot w:val="00000000"/>
    <w:rsid w:val="4E2A0F12"/>
    <w:rsid w:val="6E155C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autoRedefine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Microsoft JhengHei" w:hAnsi="Microsoft JhengHei" w:eastAsia="Microsoft JhengHei" w:cs="Microsoft JhengHei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40</TotalTime>
  <ScaleCrop>false</ScaleCrop>
  <LinksUpToDate>false</LinksUpToDate>
  <Application>WPS Office_12.1.0.16729_F1E327BC-269C-435d-A152-05C5408002CA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2026-04-11T11:25:00Z</dcterms:created>
  <dc:creator>(anonymous)</dc:creator>
  <cp:lastModifiedBy>小鑫鑫</cp:lastModifiedBy>
  <dcterms:modified xsi:type="dcterms:W3CDTF">2026-04-11T04:09:23Z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2026-04-11T11:28:17Z</vt:filetime>
  </property>
  <property fmtid="{D5CDD505-2E9C-101B-9397-08002B2CF9AE}" pid="4" name="KSOProductBuildVer">
    <vt:lpwstr>2052-12.1.0.16729</vt:lpwstr>
  </property>
  <property fmtid="{D5CDD505-2E9C-101B-9397-08002B2CF9AE}" pid="5" name="ICV">
    <vt:lpwstr>2F6314089DE943F9BB4885675D5E2816_12</vt:lpwstr>
  </property>
</Properties>
</file>